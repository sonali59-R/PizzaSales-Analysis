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B73A" w14:textId="77777777" w:rsidR="00CA4FEF" w:rsidRDefault="00BD71A7" w:rsidP="00CE6F10">
      <w:pPr>
        <w:jc w:val="center"/>
        <w:rPr>
          <w:b/>
          <w:bCs/>
        </w:rPr>
      </w:pPr>
      <w:r>
        <w:rPr>
          <w:b/>
          <w:bCs/>
        </w:rPr>
        <w:t>PIZZA SALES PROJECT</w:t>
      </w:r>
    </w:p>
    <w:p w14:paraId="26E4C78E" w14:textId="77777777" w:rsidR="00105FC1" w:rsidRDefault="00105FC1" w:rsidP="00CE6F10">
      <w:pPr>
        <w:jc w:val="center"/>
        <w:rPr>
          <w:b/>
          <w:bCs/>
        </w:rPr>
      </w:pPr>
    </w:p>
    <w:p w14:paraId="0C74FB5F" w14:textId="41E9C5B0" w:rsidR="00105FC1" w:rsidRDefault="00105FC1" w:rsidP="00105FC1">
      <w:r w:rsidRPr="00105FC1">
        <w:t xml:space="preserve">This project </w:t>
      </w:r>
      <w:proofErr w:type="spellStart"/>
      <w:r w:rsidRPr="00105FC1">
        <w:t>analyzes</w:t>
      </w:r>
      <w:proofErr w:type="spellEnd"/>
      <w:r w:rsidRPr="00105FC1">
        <w:t xml:space="preserve"> the sales performance of a fictional pizza restaurant chain using MySQL for data querying and analysis and Power BI for interactive dashboard visualization. The analysis uncovers key insights related to revenue trends, order patterns, customer preferences, and product performance.</w:t>
      </w:r>
    </w:p>
    <w:p w14:paraId="6D9BC9CE" w14:textId="77777777" w:rsidR="00105FC1" w:rsidRDefault="00105FC1" w:rsidP="00105FC1"/>
    <w:p w14:paraId="7CC93DD9" w14:textId="77777777" w:rsidR="00105FC1" w:rsidRPr="00105FC1" w:rsidRDefault="00105FC1" w:rsidP="00105FC1">
      <w:r w:rsidRPr="00105FC1">
        <w:t xml:space="preserve">The dataset consists of </w:t>
      </w:r>
      <w:r w:rsidRPr="00105FC1">
        <w:rPr>
          <w:b/>
          <w:bCs/>
        </w:rPr>
        <w:t>four relational tables</w:t>
      </w:r>
      <w:r w:rsidRPr="00105FC1">
        <w:t>:</w:t>
      </w:r>
    </w:p>
    <w:p w14:paraId="4F56B42E" w14:textId="77777777" w:rsidR="00105FC1" w:rsidRPr="00105FC1" w:rsidRDefault="00105FC1" w:rsidP="00105FC1">
      <w:pPr>
        <w:numPr>
          <w:ilvl w:val="0"/>
          <w:numId w:val="1"/>
        </w:numPr>
      </w:pPr>
      <w:r w:rsidRPr="00105FC1">
        <w:rPr>
          <w:b/>
          <w:bCs/>
        </w:rPr>
        <w:t>orders</w:t>
      </w:r>
      <w:r w:rsidRPr="00105FC1">
        <w:t xml:space="preserve"> – captures order-level information such as order ID, date, and time</w:t>
      </w:r>
    </w:p>
    <w:p w14:paraId="4C4B1669" w14:textId="77777777" w:rsidR="00105FC1" w:rsidRPr="00105FC1" w:rsidRDefault="00105FC1" w:rsidP="00105FC1">
      <w:pPr>
        <w:numPr>
          <w:ilvl w:val="0"/>
          <w:numId w:val="1"/>
        </w:numPr>
      </w:pPr>
      <w:proofErr w:type="spellStart"/>
      <w:r w:rsidRPr="00105FC1">
        <w:rPr>
          <w:b/>
          <w:bCs/>
        </w:rPr>
        <w:t>order_details</w:t>
      </w:r>
      <w:proofErr w:type="spellEnd"/>
      <w:r w:rsidRPr="00105FC1">
        <w:t xml:space="preserve"> – stores item-level details including quantity and pizza IDs</w:t>
      </w:r>
    </w:p>
    <w:p w14:paraId="77A7A1D8" w14:textId="77777777" w:rsidR="00105FC1" w:rsidRPr="00105FC1" w:rsidRDefault="00105FC1" w:rsidP="00105FC1">
      <w:pPr>
        <w:numPr>
          <w:ilvl w:val="0"/>
          <w:numId w:val="1"/>
        </w:numPr>
      </w:pPr>
      <w:r w:rsidRPr="00105FC1">
        <w:rPr>
          <w:b/>
          <w:bCs/>
        </w:rPr>
        <w:t>pizzas</w:t>
      </w:r>
      <w:r w:rsidRPr="00105FC1">
        <w:t xml:space="preserve"> – contains pricing and size information for each pizza</w:t>
      </w:r>
    </w:p>
    <w:p w14:paraId="74F8C44A" w14:textId="77777777" w:rsidR="00105FC1" w:rsidRDefault="00105FC1" w:rsidP="00105FC1">
      <w:pPr>
        <w:numPr>
          <w:ilvl w:val="0"/>
          <w:numId w:val="1"/>
        </w:numPr>
      </w:pPr>
      <w:proofErr w:type="spellStart"/>
      <w:r w:rsidRPr="00105FC1">
        <w:rPr>
          <w:b/>
          <w:bCs/>
        </w:rPr>
        <w:t>pizza_types</w:t>
      </w:r>
      <w:proofErr w:type="spellEnd"/>
      <w:r w:rsidRPr="00105FC1">
        <w:t xml:space="preserve"> – provides pizza names, categories, and ingredient details</w:t>
      </w:r>
    </w:p>
    <w:p w14:paraId="04E6906D" w14:textId="77777777" w:rsidR="00827932" w:rsidRDefault="00827932" w:rsidP="00CE6F10">
      <w:pPr>
        <w:jc w:val="center"/>
        <w:rPr>
          <w:b/>
          <w:bCs/>
        </w:rPr>
      </w:pPr>
    </w:p>
    <w:p w14:paraId="1C3F4872" w14:textId="77777777" w:rsidR="00BD71A7" w:rsidRDefault="00BD71A7" w:rsidP="00BD71A7">
      <w:pPr>
        <w:rPr>
          <w:b/>
          <w:bCs/>
        </w:rPr>
      </w:pPr>
      <w:r>
        <w:rPr>
          <w:b/>
          <w:bCs/>
        </w:rPr>
        <w:t>MYSQL QUERIES &amp; RESULT</w:t>
      </w:r>
    </w:p>
    <w:p w14:paraId="42CAF347" w14:textId="77777777" w:rsidR="00BD71A7" w:rsidRDefault="00BD71A7" w:rsidP="00BD71A7">
      <w:pPr>
        <w:rPr>
          <w:b/>
          <w:bCs/>
        </w:rPr>
      </w:pPr>
    </w:p>
    <w:p w14:paraId="7EE3CC62" w14:textId="77777777" w:rsidR="00CA4FEF" w:rsidRDefault="00CA4FEF" w:rsidP="00CA4FEF">
      <w:pPr>
        <w:rPr>
          <w:b/>
          <w:bCs/>
        </w:rPr>
      </w:pPr>
      <w:r w:rsidRPr="00CA4FEF">
        <w:rPr>
          <w:b/>
          <w:bCs/>
        </w:rPr>
        <w:t>CONVERT DATE (</w:t>
      </w:r>
      <w:proofErr w:type="spellStart"/>
      <w:r>
        <w:rPr>
          <w:b/>
          <w:bCs/>
        </w:rPr>
        <w:t>order</w:t>
      </w:r>
      <w:r w:rsidRPr="00CA4FEF">
        <w:rPr>
          <w:b/>
          <w:bCs/>
        </w:rPr>
        <w:t>_date</w:t>
      </w:r>
      <w:proofErr w:type="spellEnd"/>
      <w:r w:rsidRPr="00CA4FEF">
        <w:rPr>
          <w:b/>
          <w:bCs/>
        </w:rPr>
        <w:t>) COLUMN TO PROPER DATE FORMAT</w:t>
      </w:r>
    </w:p>
    <w:p w14:paraId="0424CF2E" w14:textId="77777777" w:rsidR="0036263F" w:rsidRDefault="006E76B6" w:rsidP="00CA4FEF">
      <w:r w:rsidRPr="006E76B6">
        <w:t xml:space="preserve">update orders </w:t>
      </w:r>
    </w:p>
    <w:p w14:paraId="132CC9B1" w14:textId="77777777" w:rsidR="006E76B6" w:rsidRDefault="006E76B6" w:rsidP="00CA4FEF">
      <w:r w:rsidRPr="006E76B6">
        <w:t xml:space="preserve">set </w:t>
      </w:r>
      <w:proofErr w:type="spellStart"/>
      <w:r w:rsidRPr="006E76B6">
        <w:t>order_date</w:t>
      </w:r>
      <w:proofErr w:type="spellEnd"/>
      <w:r w:rsidRPr="006E76B6">
        <w:t>=</w:t>
      </w:r>
      <w:proofErr w:type="spellStart"/>
      <w:r w:rsidRPr="006E76B6">
        <w:t>str_to_date</w:t>
      </w:r>
      <w:proofErr w:type="spellEnd"/>
      <w:r w:rsidRPr="006E76B6">
        <w:t>(</w:t>
      </w:r>
      <w:proofErr w:type="spellStart"/>
      <w:r w:rsidRPr="006E76B6">
        <w:t>order_date,'%d</w:t>
      </w:r>
      <w:proofErr w:type="spellEnd"/>
      <w:r w:rsidRPr="006E76B6">
        <w:t>-%m-%Y')</w:t>
      </w:r>
    </w:p>
    <w:p w14:paraId="384244B2" w14:textId="77777777" w:rsidR="0036263F" w:rsidRDefault="0036263F" w:rsidP="00CA4FEF"/>
    <w:p w14:paraId="61523FBF" w14:textId="77777777" w:rsidR="00271ECC" w:rsidRPr="00271ECC" w:rsidRDefault="00271ECC" w:rsidP="00271ECC">
      <w:pPr>
        <w:rPr>
          <w:b/>
          <w:bCs/>
        </w:rPr>
      </w:pPr>
      <w:r w:rsidRPr="00271ECC">
        <w:rPr>
          <w:b/>
          <w:bCs/>
        </w:rPr>
        <w:t>ALTER DATE (</w:t>
      </w:r>
      <w:proofErr w:type="spellStart"/>
      <w:r w:rsidR="0036263F">
        <w:rPr>
          <w:b/>
          <w:bCs/>
        </w:rPr>
        <w:t>order</w:t>
      </w:r>
      <w:r w:rsidRPr="00271ECC">
        <w:rPr>
          <w:b/>
          <w:bCs/>
        </w:rPr>
        <w:t>_date</w:t>
      </w:r>
      <w:proofErr w:type="spellEnd"/>
      <w:r w:rsidRPr="00271ECC">
        <w:rPr>
          <w:b/>
          <w:bCs/>
        </w:rPr>
        <w:t>) COLUMN TO DATE DATA TYPE</w:t>
      </w:r>
    </w:p>
    <w:p w14:paraId="2B646F7C" w14:textId="77777777" w:rsidR="00271ECC" w:rsidRPr="00271ECC" w:rsidRDefault="00271ECC" w:rsidP="00271ECC">
      <w:r w:rsidRPr="00271ECC">
        <w:t xml:space="preserve">ALTER TABLE </w:t>
      </w:r>
      <w:r w:rsidR="0036263F">
        <w:t>Orders</w:t>
      </w:r>
    </w:p>
    <w:p w14:paraId="4715AD81" w14:textId="77777777" w:rsidR="00271ECC" w:rsidRDefault="00271ECC" w:rsidP="00271ECC">
      <w:r w:rsidRPr="00271ECC">
        <w:t xml:space="preserve">MODIFY COLUMN </w:t>
      </w:r>
      <w:proofErr w:type="spellStart"/>
      <w:r w:rsidR="0036263F">
        <w:t>order</w:t>
      </w:r>
      <w:r w:rsidRPr="00271ECC">
        <w:t>_date</w:t>
      </w:r>
      <w:proofErr w:type="spellEnd"/>
      <w:r w:rsidRPr="00271ECC">
        <w:t xml:space="preserve"> DATE;</w:t>
      </w:r>
    </w:p>
    <w:p w14:paraId="25AE1651" w14:textId="77777777" w:rsidR="00B71CFA" w:rsidRDefault="00B71CFA" w:rsidP="00271ECC"/>
    <w:p w14:paraId="229ADCD9" w14:textId="77777777" w:rsidR="00B71CFA" w:rsidRPr="00B71CFA" w:rsidRDefault="00B71CFA" w:rsidP="00271ECC">
      <w:pPr>
        <w:rPr>
          <w:b/>
          <w:bCs/>
        </w:rPr>
      </w:pPr>
      <w:r w:rsidRPr="00CA4FEF">
        <w:rPr>
          <w:b/>
          <w:bCs/>
        </w:rPr>
        <w:t>CONVERT DATE (</w:t>
      </w:r>
      <w:proofErr w:type="spellStart"/>
      <w:r>
        <w:rPr>
          <w:b/>
          <w:bCs/>
        </w:rPr>
        <w:t>order</w:t>
      </w:r>
      <w:r w:rsidRPr="00CA4FEF">
        <w:rPr>
          <w:b/>
          <w:bCs/>
        </w:rPr>
        <w:t>_</w:t>
      </w:r>
      <w:r>
        <w:rPr>
          <w:b/>
          <w:bCs/>
        </w:rPr>
        <w:t>time</w:t>
      </w:r>
      <w:proofErr w:type="spellEnd"/>
      <w:r w:rsidRPr="00CA4FEF">
        <w:rPr>
          <w:b/>
          <w:bCs/>
        </w:rPr>
        <w:t xml:space="preserve">) COLUMN TO PROPER </w:t>
      </w:r>
      <w:r>
        <w:rPr>
          <w:b/>
          <w:bCs/>
        </w:rPr>
        <w:t>TIME</w:t>
      </w:r>
      <w:r w:rsidRPr="00CA4FEF">
        <w:rPr>
          <w:b/>
          <w:bCs/>
        </w:rPr>
        <w:t xml:space="preserve"> FORMAT</w:t>
      </w:r>
    </w:p>
    <w:p w14:paraId="2A1725E2" w14:textId="77777777" w:rsidR="00B71CFA" w:rsidRDefault="00B71CFA" w:rsidP="00271ECC">
      <w:r w:rsidRPr="00B71CFA">
        <w:t xml:space="preserve">update orders </w:t>
      </w:r>
    </w:p>
    <w:p w14:paraId="551519A7" w14:textId="77777777" w:rsidR="00B71CFA" w:rsidRDefault="00B71CFA" w:rsidP="00271ECC">
      <w:r>
        <w:t xml:space="preserve">    </w:t>
      </w:r>
      <w:r w:rsidRPr="00B71CFA">
        <w:t xml:space="preserve">set </w:t>
      </w:r>
      <w:proofErr w:type="spellStart"/>
      <w:r w:rsidRPr="00B71CFA">
        <w:t>order_time</w:t>
      </w:r>
      <w:proofErr w:type="spellEnd"/>
      <w:r w:rsidRPr="00B71CFA">
        <w:t xml:space="preserve"> =</w:t>
      </w:r>
      <w:proofErr w:type="spellStart"/>
      <w:r w:rsidRPr="00B71CFA">
        <w:t>str_to_date</w:t>
      </w:r>
      <w:proofErr w:type="spellEnd"/>
      <w:r w:rsidRPr="00B71CFA">
        <w:t>(</w:t>
      </w:r>
      <w:proofErr w:type="spellStart"/>
      <w:r w:rsidRPr="00B71CFA">
        <w:t>order_time,'%H</w:t>
      </w:r>
      <w:proofErr w:type="spellEnd"/>
      <w:r w:rsidRPr="00B71CFA">
        <w:t>:%</w:t>
      </w:r>
      <w:proofErr w:type="spellStart"/>
      <w:r w:rsidRPr="00B71CFA">
        <w:t>i</w:t>
      </w:r>
      <w:proofErr w:type="spellEnd"/>
      <w:r w:rsidRPr="00B71CFA">
        <w:t>:%s');</w:t>
      </w:r>
    </w:p>
    <w:p w14:paraId="2586119B" w14:textId="77777777" w:rsidR="00B71CFA" w:rsidRDefault="00B71CFA" w:rsidP="00271ECC"/>
    <w:p w14:paraId="235E3D67" w14:textId="77777777" w:rsidR="00B71CFA" w:rsidRPr="00271ECC" w:rsidRDefault="00B71CFA" w:rsidP="00B71CFA">
      <w:pPr>
        <w:rPr>
          <w:b/>
          <w:bCs/>
        </w:rPr>
      </w:pPr>
      <w:r w:rsidRPr="00271ECC">
        <w:rPr>
          <w:b/>
          <w:bCs/>
        </w:rPr>
        <w:t xml:space="preserve">ALTER </w:t>
      </w:r>
      <w:r>
        <w:rPr>
          <w:b/>
          <w:bCs/>
        </w:rPr>
        <w:t>TIME</w:t>
      </w:r>
      <w:r w:rsidRPr="00271ECC">
        <w:rPr>
          <w:b/>
          <w:bCs/>
        </w:rPr>
        <w:t xml:space="preserve"> (</w:t>
      </w:r>
      <w:proofErr w:type="spellStart"/>
      <w:r>
        <w:rPr>
          <w:b/>
          <w:bCs/>
        </w:rPr>
        <w:t>order</w:t>
      </w:r>
      <w:r w:rsidRPr="00271ECC">
        <w:rPr>
          <w:b/>
          <w:bCs/>
        </w:rPr>
        <w:t>_</w:t>
      </w:r>
      <w:r>
        <w:rPr>
          <w:b/>
          <w:bCs/>
        </w:rPr>
        <w:t>Time</w:t>
      </w:r>
      <w:proofErr w:type="spellEnd"/>
      <w:r w:rsidRPr="00271ECC">
        <w:rPr>
          <w:b/>
          <w:bCs/>
        </w:rPr>
        <w:t xml:space="preserve">) COLUMN TO </w:t>
      </w:r>
      <w:r>
        <w:rPr>
          <w:b/>
          <w:bCs/>
        </w:rPr>
        <w:t xml:space="preserve">TIME </w:t>
      </w:r>
      <w:r w:rsidRPr="00271ECC">
        <w:rPr>
          <w:b/>
          <w:bCs/>
        </w:rPr>
        <w:t>DATA TYPE</w:t>
      </w:r>
    </w:p>
    <w:p w14:paraId="716666F1" w14:textId="77777777" w:rsidR="00B71CFA" w:rsidRPr="00271ECC" w:rsidRDefault="00B71CFA" w:rsidP="00B71CFA">
      <w:r w:rsidRPr="00271ECC">
        <w:t xml:space="preserve">ALTER TABLE </w:t>
      </w:r>
      <w:r>
        <w:t>Orders</w:t>
      </w:r>
    </w:p>
    <w:p w14:paraId="0088132E" w14:textId="77777777" w:rsidR="008E2277" w:rsidRDefault="00B71CFA" w:rsidP="00B71CFA">
      <w:r w:rsidRPr="00271ECC">
        <w:t xml:space="preserve">MODIFY COLUMN </w:t>
      </w:r>
      <w:proofErr w:type="spellStart"/>
      <w:r>
        <w:t>order</w:t>
      </w:r>
      <w:r w:rsidRPr="00271ECC">
        <w:t>_</w:t>
      </w:r>
      <w:r>
        <w:t>time</w:t>
      </w:r>
      <w:proofErr w:type="spellEnd"/>
      <w:r w:rsidRPr="00271ECC">
        <w:t xml:space="preserve"> </w:t>
      </w:r>
      <w:r>
        <w:t>TIME</w:t>
      </w:r>
    </w:p>
    <w:p w14:paraId="7F548747" w14:textId="77777777" w:rsidR="008E2277" w:rsidRDefault="008E2277" w:rsidP="00B71CFA"/>
    <w:p w14:paraId="68D69824" w14:textId="77777777" w:rsidR="008E2277" w:rsidRDefault="008E2277" w:rsidP="008E2277">
      <w:pPr>
        <w:rPr>
          <w:b/>
          <w:bCs/>
        </w:rPr>
      </w:pPr>
      <w:r w:rsidRPr="008E2277">
        <w:rPr>
          <w:b/>
          <w:bCs/>
        </w:rPr>
        <w:t>DATA TYPES OF COLUMNS</w:t>
      </w:r>
    </w:p>
    <w:p w14:paraId="0B97914C" w14:textId="77777777" w:rsidR="006F1404" w:rsidRPr="00D263AA" w:rsidRDefault="00821DB4" w:rsidP="008E2277">
      <w:r w:rsidRPr="00D263AA">
        <w:t>describe orders;</w:t>
      </w:r>
    </w:p>
    <w:p w14:paraId="79B1DD12" w14:textId="77777777" w:rsidR="00416CD4" w:rsidRDefault="00CA693C" w:rsidP="008E2277">
      <w:pPr>
        <w:rPr>
          <w:b/>
          <w:bCs/>
          <w:noProof/>
        </w:rPr>
      </w:pPr>
      <w:r w:rsidRPr="006F1404">
        <w:rPr>
          <w:b/>
          <w:bCs/>
          <w:noProof/>
        </w:rPr>
        <w:lastRenderedPageBreak/>
        <w:drawing>
          <wp:inline distT="0" distB="0" distL="0" distR="0" wp14:anchorId="2B1D7C5D" wp14:editId="2538B7A8">
            <wp:extent cx="2987299" cy="746825"/>
            <wp:effectExtent l="0" t="0" r="3810" b="0"/>
            <wp:docPr id="122195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58512" name=""/>
                    <pic:cNvPicPr/>
                  </pic:nvPicPr>
                  <pic:blipFill>
                    <a:blip r:embed="rId5"/>
                    <a:stretch>
                      <a:fillRect/>
                    </a:stretch>
                  </pic:blipFill>
                  <pic:spPr>
                    <a:xfrm>
                      <a:off x="0" y="0"/>
                      <a:ext cx="2987299" cy="746825"/>
                    </a:xfrm>
                    <a:prstGeom prst="rect">
                      <a:avLst/>
                    </a:prstGeom>
                  </pic:spPr>
                </pic:pic>
              </a:graphicData>
            </a:graphic>
          </wp:inline>
        </w:drawing>
      </w:r>
    </w:p>
    <w:p w14:paraId="50ADB985" w14:textId="004888B9" w:rsidR="008E2277" w:rsidRPr="008E2277" w:rsidRDefault="006F1404" w:rsidP="008E2277">
      <w:pPr>
        <w:rPr>
          <w:b/>
          <w:bCs/>
        </w:rPr>
      </w:pPr>
      <w:r w:rsidRPr="006F1404">
        <w:rPr>
          <w:b/>
          <w:bCs/>
          <w:noProof/>
        </w:rPr>
        <w:drawing>
          <wp:inline distT="0" distB="0" distL="0" distR="0" wp14:anchorId="02B8616C" wp14:editId="767E18F7">
            <wp:extent cx="2987299" cy="746825"/>
            <wp:effectExtent l="0" t="0" r="3810" b="0"/>
            <wp:docPr id="144775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58512" name=""/>
                    <pic:cNvPicPr/>
                  </pic:nvPicPr>
                  <pic:blipFill>
                    <a:blip r:embed="rId5"/>
                    <a:stretch>
                      <a:fillRect/>
                    </a:stretch>
                  </pic:blipFill>
                  <pic:spPr>
                    <a:xfrm>
                      <a:off x="0" y="0"/>
                      <a:ext cx="2987299" cy="746825"/>
                    </a:xfrm>
                    <a:prstGeom prst="rect">
                      <a:avLst/>
                    </a:prstGeom>
                  </pic:spPr>
                </pic:pic>
              </a:graphicData>
            </a:graphic>
          </wp:inline>
        </w:drawing>
      </w:r>
    </w:p>
    <w:p w14:paraId="33B303E6" w14:textId="77777777" w:rsidR="00B71CFA" w:rsidRDefault="00B71CFA" w:rsidP="00271ECC"/>
    <w:p w14:paraId="75A96D90" w14:textId="77777777" w:rsidR="00B71CFA" w:rsidRPr="00F9682C" w:rsidRDefault="00B71CFA" w:rsidP="00271ECC">
      <w:pPr>
        <w:rPr>
          <w:b/>
          <w:bCs/>
          <w:sz w:val="24"/>
          <w:szCs w:val="24"/>
        </w:rPr>
      </w:pPr>
    </w:p>
    <w:p w14:paraId="7FDD1370" w14:textId="77777777" w:rsidR="00CE6F10" w:rsidRPr="00F9682C" w:rsidRDefault="00CE6F10" w:rsidP="00CE6F10">
      <w:pPr>
        <w:rPr>
          <w:b/>
          <w:bCs/>
          <w:sz w:val="24"/>
          <w:szCs w:val="24"/>
        </w:rPr>
      </w:pPr>
      <w:r w:rsidRPr="00F9682C">
        <w:rPr>
          <w:b/>
          <w:bCs/>
          <w:sz w:val="24"/>
          <w:szCs w:val="24"/>
        </w:rPr>
        <w:t xml:space="preserve">Total order </w:t>
      </w:r>
    </w:p>
    <w:p w14:paraId="5F3F9FB4" w14:textId="77777777" w:rsidR="00CE6F10" w:rsidRPr="00F9682C" w:rsidRDefault="00CE6F10" w:rsidP="00CE6F10">
      <w:pPr>
        <w:rPr>
          <w:b/>
          <w:bCs/>
          <w:sz w:val="24"/>
          <w:szCs w:val="24"/>
        </w:rPr>
      </w:pPr>
    </w:p>
    <w:p w14:paraId="26DEAB83" w14:textId="77777777" w:rsidR="00CE6F10" w:rsidRDefault="00CE6F10" w:rsidP="00CE6F10">
      <w:r w:rsidRPr="00CE6F10">
        <w:t xml:space="preserve">select  count(distinct </w:t>
      </w:r>
      <w:proofErr w:type="spellStart"/>
      <w:r w:rsidRPr="00CE6F10">
        <w:t>order_id</w:t>
      </w:r>
      <w:proofErr w:type="spellEnd"/>
      <w:r w:rsidRPr="00CE6F10">
        <w:t xml:space="preserve">) as </w:t>
      </w:r>
      <w:proofErr w:type="spellStart"/>
      <w:r w:rsidRPr="00CE6F10">
        <w:t>TotalOrders</w:t>
      </w:r>
      <w:proofErr w:type="spellEnd"/>
      <w:r w:rsidRPr="00CE6F10">
        <w:t xml:space="preserve"> from orders;</w:t>
      </w:r>
    </w:p>
    <w:p w14:paraId="47668260" w14:textId="77777777" w:rsidR="00CE6F10" w:rsidRDefault="00CE6F10" w:rsidP="00CE6F10"/>
    <w:p w14:paraId="42A48926" w14:textId="77777777" w:rsidR="00CE6F10" w:rsidRDefault="00CA693C" w:rsidP="00CE6F10">
      <w:r w:rsidRPr="00CE6F10">
        <w:rPr>
          <w:noProof/>
        </w:rPr>
        <w:drawing>
          <wp:inline distT="0" distB="0" distL="0" distR="0" wp14:anchorId="0BEA6088" wp14:editId="3985F33C">
            <wp:extent cx="1005927" cy="342930"/>
            <wp:effectExtent l="0" t="0" r="3810" b="0"/>
            <wp:docPr id="2107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3594" name=""/>
                    <pic:cNvPicPr/>
                  </pic:nvPicPr>
                  <pic:blipFill>
                    <a:blip r:embed="rId6"/>
                    <a:stretch>
                      <a:fillRect/>
                    </a:stretch>
                  </pic:blipFill>
                  <pic:spPr>
                    <a:xfrm>
                      <a:off x="0" y="0"/>
                      <a:ext cx="1005927" cy="342930"/>
                    </a:xfrm>
                    <a:prstGeom prst="rect">
                      <a:avLst/>
                    </a:prstGeom>
                  </pic:spPr>
                </pic:pic>
              </a:graphicData>
            </a:graphic>
          </wp:inline>
        </w:drawing>
      </w:r>
    </w:p>
    <w:p w14:paraId="3D2E3C57" w14:textId="77777777" w:rsidR="009D3F12" w:rsidRDefault="009D3F12" w:rsidP="00CE6F10"/>
    <w:p w14:paraId="31CD9EA9" w14:textId="77777777" w:rsidR="009D3F12" w:rsidRPr="00F9682C" w:rsidRDefault="00D263AA" w:rsidP="009D3F12">
      <w:pPr>
        <w:rPr>
          <w:b/>
          <w:bCs/>
          <w:sz w:val="24"/>
          <w:szCs w:val="24"/>
        </w:rPr>
      </w:pPr>
      <w:r w:rsidRPr="00F9682C">
        <w:rPr>
          <w:b/>
          <w:bCs/>
          <w:sz w:val="24"/>
          <w:szCs w:val="24"/>
        </w:rPr>
        <w:t>T</w:t>
      </w:r>
      <w:r w:rsidR="009D3F12" w:rsidRPr="00F9682C">
        <w:rPr>
          <w:b/>
          <w:bCs/>
          <w:sz w:val="24"/>
          <w:szCs w:val="24"/>
        </w:rPr>
        <w:t>otal revenue</w:t>
      </w:r>
    </w:p>
    <w:p w14:paraId="384C970E" w14:textId="77777777" w:rsidR="009D3F12" w:rsidRDefault="009D3F12" w:rsidP="009D3F12">
      <w:r>
        <w:t>select round(sum(</w:t>
      </w:r>
      <w:proofErr w:type="spellStart"/>
      <w:r>
        <w:t>p.price</w:t>
      </w:r>
      <w:proofErr w:type="spellEnd"/>
      <w:r>
        <w:t>*</w:t>
      </w:r>
      <w:proofErr w:type="spellStart"/>
      <w:r>
        <w:t>od.quantity</w:t>
      </w:r>
      <w:proofErr w:type="spellEnd"/>
      <w:r>
        <w:t>),0) as Revenue from pizzas p</w:t>
      </w:r>
    </w:p>
    <w:p w14:paraId="6D4BCFDF" w14:textId="77777777" w:rsidR="009D3F12" w:rsidRDefault="009D3F12" w:rsidP="009D3F12">
      <w:r>
        <w:t xml:space="preserve">join </w:t>
      </w:r>
      <w:proofErr w:type="spellStart"/>
      <w:r>
        <w:t>order_details</w:t>
      </w:r>
      <w:proofErr w:type="spellEnd"/>
      <w:r>
        <w:t xml:space="preserve"> od on </w:t>
      </w:r>
      <w:proofErr w:type="spellStart"/>
      <w:r>
        <w:t>p.pizza_id</w:t>
      </w:r>
      <w:proofErr w:type="spellEnd"/>
      <w:r>
        <w:t>=</w:t>
      </w:r>
      <w:proofErr w:type="spellStart"/>
      <w:r>
        <w:t>od.pizza_id</w:t>
      </w:r>
      <w:proofErr w:type="spellEnd"/>
      <w:r>
        <w:t>;</w:t>
      </w:r>
    </w:p>
    <w:p w14:paraId="10728B69" w14:textId="77777777" w:rsidR="009D3F12" w:rsidRDefault="009D3F12" w:rsidP="009D3F12"/>
    <w:p w14:paraId="155AF61E" w14:textId="77777777" w:rsidR="00D23981" w:rsidRDefault="00CA693C" w:rsidP="009D3F12">
      <w:r w:rsidRPr="00D23981">
        <w:rPr>
          <w:noProof/>
        </w:rPr>
        <w:drawing>
          <wp:inline distT="0" distB="0" distL="0" distR="0" wp14:anchorId="62D1169E" wp14:editId="0A5D92BA">
            <wp:extent cx="998307" cy="457240"/>
            <wp:effectExtent l="0" t="0" r="0" b="0"/>
            <wp:docPr id="56786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63048" name=""/>
                    <pic:cNvPicPr/>
                  </pic:nvPicPr>
                  <pic:blipFill>
                    <a:blip r:embed="rId7"/>
                    <a:stretch>
                      <a:fillRect/>
                    </a:stretch>
                  </pic:blipFill>
                  <pic:spPr>
                    <a:xfrm>
                      <a:off x="0" y="0"/>
                      <a:ext cx="998307" cy="457240"/>
                    </a:xfrm>
                    <a:prstGeom prst="rect">
                      <a:avLst/>
                    </a:prstGeom>
                  </pic:spPr>
                </pic:pic>
              </a:graphicData>
            </a:graphic>
          </wp:inline>
        </w:drawing>
      </w:r>
    </w:p>
    <w:p w14:paraId="5DA08E80" w14:textId="77777777" w:rsidR="00B073D1" w:rsidRDefault="00B073D1" w:rsidP="009D3F12"/>
    <w:p w14:paraId="7387A7C7" w14:textId="77777777" w:rsidR="00B073D1" w:rsidRPr="00F9682C" w:rsidRDefault="0002005F" w:rsidP="00B073D1">
      <w:pPr>
        <w:rPr>
          <w:b/>
          <w:bCs/>
          <w:sz w:val="24"/>
          <w:szCs w:val="24"/>
        </w:rPr>
      </w:pPr>
      <w:r w:rsidRPr="00F9682C">
        <w:rPr>
          <w:b/>
          <w:bCs/>
          <w:sz w:val="24"/>
          <w:szCs w:val="24"/>
        </w:rPr>
        <w:t>T</w:t>
      </w:r>
      <w:r w:rsidR="00B073D1" w:rsidRPr="00F9682C">
        <w:rPr>
          <w:b/>
          <w:bCs/>
          <w:sz w:val="24"/>
          <w:szCs w:val="24"/>
        </w:rPr>
        <w:t>otal qty</w:t>
      </w:r>
    </w:p>
    <w:p w14:paraId="363C70FC" w14:textId="77777777" w:rsidR="00B073D1" w:rsidRDefault="00B073D1" w:rsidP="00B073D1">
      <w:r>
        <w:t xml:space="preserve">select sum(quantity) as </w:t>
      </w:r>
      <w:proofErr w:type="spellStart"/>
      <w:r>
        <w:t>TotalQty</w:t>
      </w:r>
      <w:proofErr w:type="spellEnd"/>
      <w:r>
        <w:t xml:space="preserve"> from </w:t>
      </w:r>
      <w:proofErr w:type="spellStart"/>
      <w:r>
        <w:t>order_details</w:t>
      </w:r>
      <w:proofErr w:type="spellEnd"/>
      <w:r>
        <w:t>;</w:t>
      </w:r>
    </w:p>
    <w:p w14:paraId="47C73868" w14:textId="77777777" w:rsidR="0056012C" w:rsidRDefault="0056012C" w:rsidP="00B073D1"/>
    <w:p w14:paraId="40CBC4D9" w14:textId="77777777" w:rsidR="0056012C" w:rsidRDefault="00CA693C" w:rsidP="00B073D1">
      <w:r w:rsidRPr="0056012C">
        <w:rPr>
          <w:noProof/>
        </w:rPr>
        <w:drawing>
          <wp:inline distT="0" distB="0" distL="0" distR="0" wp14:anchorId="42D2AF8E" wp14:editId="27A5A717">
            <wp:extent cx="1036410" cy="396274"/>
            <wp:effectExtent l="0" t="0" r="0" b="3810"/>
            <wp:docPr id="18184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83837" name=""/>
                    <pic:cNvPicPr/>
                  </pic:nvPicPr>
                  <pic:blipFill>
                    <a:blip r:embed="rId8"/>
                    <a:stretch>
                      <a:fillRect/>
                    </a:stretch>
                  </pic:blipFill>
                  <pic:spPr>
                    <a:xfrm>
                      <a:off x="0" y="0"/>
                      <a:ext cx="1036410" cy="396274"/>
                    </a:xfrm>
                    <a:prstGeom prst="rect">
                      <a:avLst/>
                    </a:prstGeom>
                  </pic:spPr>
                </pic:pic>
              </a:graphicData>
            </a:graphic>
          </wp:inline>
        </w:drawing>
      </w:r>
    </w:p>
    <w:p w14:paraId="644B9537" w14:textId="77777777" w:rsidR="00516C11" w:rsidRDefault="00516C11" w:rsidP="00B073D1"/>
    <w:p w14:paraId="42A85DC2" w14:textId="77777777" w:rsidR="00516C11" w:rsidRPr="00BF3C27" w:rsidRDefault="00516C11" w:rsidP="00516C11">
      <w:pPr>
        <w:rPr>
          <w:b/>
          <w:bCs/>
          <w:sz w:val="24"/>
          <w:szCs w:val="24"/>
        </w:rPr>
      </w:pPr>
      <w:r w:rsidRPr="00BF3C27">
        <w:rPr>
          <w:b/>
          <w:bCs/>
          <w:sz w:val="24"/>
          <w:szCs w:val="24"/>
        </w:rPr>
        <w:t>Identify the highest-priced pizza.</w:t>
      </w:r>
    </w:p>
    <w:p w14:paraId="5021C234" w14:textId="77777777" w:rsidR="00516C11" w:rsidRDefault="00516C11" w:rsidP="00516C11">
      <w:r>
        <w:t xml:space="preserve">select </w:t>
      </w:r>
      <w:proofErr w:type="spellStart"/>
      <w:r>
        <w:t>pizzas.price,pt.name</w:t>
      </w:r>
      <w:proofErr w:type="spellEnd"/>
      <w:r>
        <w:t xml:space="preserve"> from pizzas</w:t>
      </w:r>
    </w:p>
    <w:p w14:paraId="3A241FDB" w14:textId="77777777" w:rsidR="00516C11" w:rsidRDefault="00516C11" w:rsidP="00516C11">
      <w:r>
        <w:t xml:space="preserve">join </w:t>
      </w:r>
      <w:proofErr w:type="spellStart"/>
      <w:r>
        <w:t>pizza_types</w:t>
      </w:r>
      <w:proofErr w:type="spellEnd"/>
      <w:r>
        <w:t xml:space="preserve"> pt on </w:t>
      </w:r>
      <w:proofErr w:type="spellStart"/>
      <w:r>
        <w:t>pizzas.pizza_type_id</w:t>
      </w:r>
      <w:proofErr w:type="spellEnd"/>
      <w:r>
        <w:t>=</w:t>
      </w:r>
      <w:proofErr w:type="spellStart"/>
      <w:r>
        <w:t>pt.pizza_type_id</w:t>
      </w:r>
      <w:proofErr w:type="spellEnd"/>
    </w:p>
    <w:p w14:paraId="16E6DBAB" w14:textId="77777777" w:rsidR="00516C11" w:rsidRDefault="00516C11" w:rsidP="00516C11">
      <w:r>
        <w:lastRenderedPageBreak/>
        <w:t xml:space="preserve">order by </w:t>
      </w:r>
      <w:proofErr w:type="spellStart"/>
      <w:r>
        <w:t>pizzas.price</w:t>
      </w:r>
      <w:proofErr w:type="spellEnd"/>
      <w:r>
        <w:t xml:space="preserve"> </w:t>
      </w:r>
      <w:proofErr w:type="spellStart"/>
      <w:r>
        <w:t>desc</w:t>
      </w:r>
      <w:proofErr w:type="spellEnd"/>
    </w:p>
    <w:p w14:paraId="3185F10F" w14:textId="77777777" w:rsidR="00516C11" w:rsidRDefault="00516C11" w:rsidP="00516C11">
      <w:r>
        <w:t>limit 1;</w:t>
      </w:r>
    </w:p>
    <w:p w14:paraId="7A7DA04A" w14:textId="77777777" w:rsidR="00114D0D" w:rsidRDefault="00114D0D" w:rsidP="00516C11"/>
    <w:p w14:paraId="407B40E7" w14:textId="77777777" w:rsidR="00114D0D" w:rsidRDefault="00CA693C" w:rsidP="00516C11">
      <w:r w:rsidRPr="00114D0D">
        <w:rPr>
          <w:noProof/>
        </w:rPr>
        <w:drawing>
          <wp:inline distT="0" distB="0" distL="0" distR="0" wp14:anchorId="1907E24B" wp14:editId="5E810EEB">
            <wp:extent cx="1775614" cy="586791"/>
            <wp:effectExtent l="0" t="0" r="0" b="3810"/>
            <wp:docPr id="96014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9122" name=""/>
                    <pic:cNvPicPr/>
                  </pic:nvPicPr>
                  <pic:blipFill>
                    <a:blip r:embed="rId9"/>
                    <a:stretch>
                      <a:fillRect/>
                    </a:stretch>
                  </pic:blipFill>
                  <pic:spPr>
                    <a:xfrm>
                      <a:off x="0" y="0"/>
                      <a:ext cx="1775614" cy="586791"/>
                    </a:xfrm>
                    <a:prstGeom prst="rect">
                      <a:avLst/>
                    </a:prstGeom>
                  </pic:spPr>
                </pic:pic>
              </a:graphicData>
            </a:graphic>
          </wp:inline>
        </w:drawing>
      </w:r>
    </w:p>
    <w:p w14:paraId="5375A7DF" w14:textId="77777777" w:rsidR="00EE18D2" w:rsidRDefault="00EE18D2" w:rsidP="00516C11"/>
    <w:p w14:paraId="63B5FA90" w14:textId="77777777" w:rsidR="00E83FBF" w:rsidRPr="00BF3C27" w:rsidRDefault="00EE18D2" w:rsidP="00EE18D2">
      <w:pPr>
        <w:rPr>
          <w:b/>
          <w:bCs/>
          <w:sz w:val="24"/>
          <w:szCs w:val="24"/>
        </w:rPr>
      </w:pPr>
      <w:r w:rsidRPr="00BF3C27">
        <w:rPr>
          <w:b/>
          <w:bCs/>
          <w:sz w:val="24"/>
          <w:szCs w:val="24"/>
        </w:rPr>
        <w:t>Identify the most common pizza size ordered.</w:t>
      </w:r>
    </w:p>
    <w:p w14:paraId="575A5D5F" w14:textId="77777777" w:rsidR="00EE18D2" w:rsidRDefault="00EE18D2" w:rsidP="00EE18D2">
      <w:r>
        <w:t xml:space="preserve">select </w:t>
      </w:r>
      <w:proofErr w:type="spellStart"/>
      <w:r>
        <w:t>p.size</w:t>
      </w:r>
      <w:proofErr w:type="spellEnd"/>
      <w:r>
        <w:t xml:space="preserve"> ,count( distinct </w:t>
      </w:r>
      <w:proofErr w:type="spellStart"/>
      <w:r>
        <w:t>o.order_id</w:t>
      </w:r>
      <w:proofErr w:type="spellEnd"/>
      <w:r>
        <w:t xml:space="preserve">) as </w:t>
      </w:r>
      <w:proofErr w:type="spellStart"/>
      <w:r>
        <w:t>cnt</w:t>
      </w:r>
      <w:proofErr w:type="spellEnd"/>
      <w:r>
        <w:t xml:space="preserve"> from pizzas p</w:t>
      </w:r>
    </w:p>
    <w:p w14:paraId="40BCF767" w14:textId="77777777" w:rsidR="00EE18D2" w:rsidRDefault="00EE18D2" w:rsidP="00EE18D2">
      <w:r>
        <w:t xml:space="preserve">join  </w:t>
      </w:r>
      <w:proofErr w:type="spellStart"/>
      <w:r>
        <w:t>order_details</w:t>
      </w:r>
      <w:proofErr w:type="spellEnd"/>
      <w:r>
        <w:t xml:space="preserve"> o on </w:t>
      </w:r>
      <w:proofErr w:type="spellStart"/>
      <w:r>
        <w:t>p.pizza_id</w:t>
      </w:r>
      <w:proofErr w:type="spellEnd"/>
      <w:r>
        <w:t>=</w:t>
      </w:r>
      <w:proofErr w:type="spellStart"/>
      <w:r>
        <w:t>o.pizza_id</w:t>
      </w:r>
      <w:proofErr w:type="spellEnd"/>
    </w:p>
    <w:p w14:paraId="2C6C07DB" w14:textId="77777777" w:rsidR="00EE18D2" w:rsidRDefault="00EE18D2" w:rsidP="00EE18D2">
      <w:r>
        <w:t xml:space="preserve">group by </w:t>
      </w:r>
      <w:proofErr w:type="spellStart"/>
      <w:r>
        <w:t>p.size</w:t>
      </w:r>
      <w:proofErr w:type="spellEnd"/>
    </w:p>
    <w:p w14:paraId="47762371" w14:textId="77777777" w:rsidR="00EE18D2" w:rsidRDefault="00EE18D2" w:rsidP="00EE18D2">
      <w:r>
        <w:t xml:space="preserve">order by </w:t>
      </w:r>
      <w:proofErr w:type="spellStart"/>
      <w:r>
        <w:t>cnt</w:t>
      </w:r>
      <w:proofErr w:type="spellEnd"/>
      <w:r>
        <w:t xml:space="preserve"> </w:t>
      </w:r>
      <w:proofErr w:type="spellStart"/>
      <w:r>
        <w:t>desc</w:t>
      </w:r>
      <w:proofErr w:type="spellEnd"/>
      <w:r>
        <w:t>;</w:t>
      </w:r>
    </w:p>
    <w:p w14:paraId="1A3A7973" w14:textId="77777777" w:rsidR="00EE18D2" w:rsidRDefault="00EE18D2" w:rsidP="00EE18D2"/>
    <w:p w14:paraId="5051EA9F" w14:textId="77777777" w:rsidR="00EE18D2" w:rsidRDefault="00CA693C" w:rsidP="00EE18D2">
      <w:r w:rsidRPr="00CB0FF6">
        <w:rPr>
          <w:noProof/>
        </w:rPr>
        <w:drawing>
          <wp:inline distT="0" distB="0" distL="0" distR="0" wp14:anchorId="182625A4" wp14:editId="0A7EB702">
            <wp:extent cx="1013548" cy="1044030"/>
            <wp:effectExtent l="0" t="0" r="0" b="3810"/>
            <wp:docPr id="21024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22282" name=""/>
                    <pic:cNvPicPr/>
                  </pic:nvPicPr>
                  <pic:blipFill>
                    <a:blip r:embed="rId10"/>
                    <a:stretch>
                      <a:fillRect/>
                    </a:stretch>
                  </pic:blipFill>
                  <pic:spPr>
                    <a:xfrm>
                      <a:off x="0" y="0"/>
                      <a:ext cx="1013548" cy="1044030"/>
                    </a:xfrm>
                    <a:prstGeom prst="rect">
                      <a:avLst/>
                    </a:prstGeom>
                  </pic:spPr>
                </pic:pic>
              </a:graphicData>
            </a:graphic>
          </wp:inline>
        </w:drawing>
      </w:r>
    </w:p>
    <w:p w14:paraId="71A2B84A" w14:textId="77777777" w:rsidR="00B205F5" w:rsidRDefault="00B205F5" w:rsidP="00EE18D2"/>
    <w:p w14:paraId="0A84E99E" w14:textId="77777777" w:rsidR="00B205F5" w:rsidRPr="00BF3C27" w:rsidRDefault="00B205F5" w:rsidP="00B205F5">
      <w:pPr>
        <w:rPr>
          <w:b/>
          <w:bCs/>
          <w:sz w:val="24"/>
          <w:szCs w:val="24"/>
        </w:rPr>
      </w:pPr>
      <w:r w:rsidRPr="00E00FBD">
        <w:rPr>
          <w:b/>
          <w:bCs/>
        </w:rPr>
        <w:t xml:space="preserve"> </w:t>
      </w:r>
      <w:r w:rsidRPr="00BF3C27">
        <w:rPr>
          <w:b/>
          <w:bCs/>
          <w:sz w:val="24"/>
          <w:szCs w:val="24"/>
        </w:rPr>
        <w:t>List the top 5 most ordered pizza types along with their quantities</w:t>
      </w:r>
    </w:p>
    <w:p w14:paraId="28031A42" w14:textId="77777777" w:rsidR="00B205F5" w:rsidRDefault="00B205F5" w:rsidP="00B205F5"/>
    <w:p w14:paraId="1A1310DF" w14:textId="77777777" w:rsidR="00B205F5" w:rsidRDefault="00B205F5" w:rsidP="00B205F5">
      <w:r>
        <w:t xml:space="preserve"> SELECT </w:t>
      </w:r>
    </w:p>
    <w:p w14:paraId="687B0C02" w14:textId="77777777" w:rsidR="00B205F5" w:rsidRDefault="00B205F5" w:rsidP="00B205F5">
      <w:r>
        <w:t xml:space="preserve">    pt.name, SUM(</w:t>
      </w:r>
      <w:proofErr w:type="spellStart"/>
      <w:r>
        <w:t>od.quantity</w:t>
      </w:r>
      <w:proofErr w:type="spellEnd"/>
      <w:r>
        <w:t xml:space="preserve">) AS </w:t>
      </w:r>
      <w:proofErr w:type="spellStart"/>
      <w:r>
        <w:t>totalqty</w:t>
      </w:r>
      <w:proofErr w:type="spellEnd"/>
    </w:p>
    <w:p w14:paraId="53889020" w14:textId="77777777" w:rsidR="00B205F5" w:rsidRDefault="00B205F5" w:rsidP="00B205F5">
      <w:r>
        <w:t>FROM</w:t>
      </w:r>
    </w:p>
    <w:p w14:paraId="390E0EF1" w14:textId="77777777" w:rsidR="00B205F5" w:rsidRDefault="00B205F5" w:rsidP="00B205F5">
      <w:r>
        <w:t xml:space="preserve">    </w:t>
      </w:r>
      <w:proofErr w:type="spellStart"/>
      <w:r>
        <w:t>pizza_types</w:t>
      </w:r>
      <w:proofErr w:type="spellEnd"/>
      <w:r>
        <w:t xml:space="preserve"> pt</w:t>
      </w:r>
    </w:p>
    <w:p w14:paraId="6B5FFBEE" w14:textId="77777777" w:rsidR="00B205F5" w:rsidRDefault="00B205F5" w:rsidP="00B205F5">
      <w:r>
        <w:t xml:space="preserve">        JOIN</w:t>
      </w:r>
    </w:p>
    <w:p w14:paraId="5C50C522" w14:textId="77777777" w:rsidR="00B205F5" w:rsidRDefault="00B205F5" w:rsidP="00B205F5">
      <w:r>
        <w:t xml:space="preserve">    pizzas p ON </w:t>
      </w:r>
      <w:proofErr w:type="spellStart"/>
      <w:r>
        <w:t>pt.pizza_type_id</w:t>
      </w:r>
      <w:proofErr w:type="spellEnd"/>
      <w:r>
        <w:t xml:space="preserve"> = </w:t>
      </w:r>
      <w:proofErr w:type="spellStart"/>
      <w:r>
        <w:t>p.pizza_type_id</w:t>
      </w:r>
      <w:proofErr w:type="spellEnd"/>
    </w:p>
    <w:p w14:paraId="21A783F1" w14:textId="77777777" w:rsidR="00B205F5" w:rsidRDefault="00B205F5" w:rsidP="00B205F5">
      <w:r>
        <w:t xml:space="preserve">        JOIN</w:t>
      </w:r>
    </w:p>
    <w:p w14:paraId="327D7F2E" w14:textId="77777777" w:rsidR="00B205F5" w:rsidRDefault="00B205F5" w:rsidP="00B205F5">
      <w:r>
        <w:t xml:space="preserve">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1384DE42" w14:textId="77777777" w:rsidR="00B205F5" w:rsidRDefault="00B205F5" w:rsidP="00B205F5">
      <w:r>
        <w:t>GROUP BY pt.name</w:t>
      </w:r>
    </w:p>
    <w:p w14:paraId="6B4F3595" w14:textId="77777777" w:rsidR="00B205F5" w:rsidRDefault="00B205F5" w:rsidP="00B205F5">
      <w:r>
        <w:t xml:space="preserve">ORDER BY </w:t>
      </w:r>
      <w:proofErr w:type="spellStart"/>
      <w:r>
        <w:t>totalqty</w:t>
      </w:r>
      <w:proofErr w:type="spellEnd"/>
      <w:r>
        <w:t xml:space="preserve"> DESC</w:t>
      </w:r>
    </w:p>
    <w:p w14:paraId="58C78A64" w14:textId="77777777" w:rsidR="00B205F5" w:rsidRDefault="00B205F5" w:rsidP="00B205F5">
      <w:r>
        <w:t>LIMIT 5;</w:t>
      </w:r>
    </w:p>
    <w:p w14:paraId="7A150281" w14:textId="77777777" w:rsidR="00B205F5" w:rsidRDefault="00B205F5" w:rsidP="00B205F5"/>
    <w:p w14:paraId="130E0973" w14:textId="77777777" w:rsidR="00B205F5" w:rsidRDefault="00CA693C" w:rsidP="00B205F5">
      <w:r w:rsidRPr="007252FD">
        <w:rPr>
          <w:noProof/>
        </w:rPr>
        <w:drawing>
          <wp:inline distT="0" distB="0" distL="0" distR="0" wp14:anchorId="3A3F8492" wp14:editId="31CD9B66">
            <wp:extent cx="2270957" cy="1028789"/>
            <wp:effectExtent l="0" t="0" r="0" b="0"/>
            <wp:docPr id="140443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9865" name=""/>
                    <pic:cNvPicPr/>
                  </pic:nvPicPr>
                  <pic:blipFill>
                    <a:blip r:embed="rId11"/>
                    <a:stretch>
                      <a:fillRect/>
                    </a:stretch>
                  </pic:blipFill>
                  <pic:spPr>
                    <a:xfrm>
                      <a:off x="0" y="0"/>
                      <a:ext cx="2270957" cy="1028789"/>
                    </a:xfrm>
                    <a:prstGeom prst="rect">
                      <a:avLst/>
                    </a:prstGeom>
                  </pic:spPr>
                </pic:pic>
              </a:graphicData>
            </a:graphic>
          </wp:inline>
        </w:drawing>
      </w:r>
    </w:p>
    <w:p w14:paraId="1C8D3A8D" w14:textId="77777777" w:rsidR="008222FF" w:rsidRDefault="008222FF" w:rsidP="00B205F5"/>
    <w:p w14:paraId="710BE86B" w14:textId="77777777" w:rsidR="008222FF" w:rsidRPr="00F9682C" w:rsidRDefault="008222FF" w:rsidP="008222FF">
      <w:pPr>
        <w:rPr>
          <w:b/>
          <w:bCs/>
          <w:sz w:val="24"/>
          <w:szCs w:val="24"/>
        </w:rPr>
      </w:pPr>
      <w:r w:rsidRPr="00F9682C">
        <w:rPr>
          <w:b/>
          <w:bCs/>
          <w:sz w:val="24"/>
          <w:szCs w:val="24"/>
        </w:rPr>
        <w:t>what is the total revenue by month?</w:t>
      </w:r>
    </w:p>
    <w:p w14:paraId="70E04FB9" w14:textId="77777777" w:rsidR="008222FF" w:rsidRDefault="008222FF" w:rsidP="008222FF">
      <w:r>
        <w:t xml:space="preserve">SELECT </w:t>
      </w:r>
    </w:p>
    <w:p w14:paraId="685F59FA" w14:textId="77777777" w:rsidR="008222FF" w:rsidRDefault="008222FF" w:rsidP="008222FF">
      <w:r>
        <w:t xml:space="preserve">     </w:t>
      </w:r>
      <w:proofErr w:type="spellStart"/>
      <w:r>
        <w:t>monthname</w:t>
      </w:r>
      <w:proofErr w:type="spellEnd"/>
      <w:r>
        <w:t>(</w:t>
      </w:r>
      <w:proofErr w:type="spellStart"/>
      <w:r>
        <w:t>order_date</w:t>
      </w:r>
      <w:proofErr w:type="spellEnd"/>
      <w:r>
        <w:t>) as month,</w:t>
      </w:r>
    </w:p>
    <w:p w14:paraId="2D0BA9B5" w14:textId="77777777" w:rsidR="008222FF" w:rsidRDefault="008222FF" w:rsidP="008222FF">
      <w:r>
        <w:t xml:space="preserve">     round(sum(</w:t>
      </w:r>
      <w:proofErr w:type="spellStart"/>
      <w:r>
        <w:t>p.price</w:t>
      </w:r>
      <w:proofErr w:type="spellEnd"/>
      <w:r>
        <w:t xml:space="preserve"> * </w:t>
      </w:r>
      <w:proofErr w:type="spellStart"/>
      <w:r>
        <w:t>od.quantity</w:t>
      </w:r>
      <w:proofErr w:type="spellEnd"/>
      <w:r>
        <w:t xml:space="preserve">),0) AS Total </w:t>
      </w:r>
    </w:p>
    <w:p w14:paraId="337A4F15" w14:textId="77777777" w:rsidR="008222FF" w:rsidRDefault="008222FF" w:rsidP="008222FF">
      <w:r>
        <w:t xml:space="preserve">     </w:t>
      </w:r>
    </w:p>
    <w:p w14:paraId="7638B9A8" w14:textId="77777777" w:rsidR="008222FF" w:rsidRDefault="008222FF" w:rsidP="008222FF">
      <w:r>
        <w:t>FROM</w:t>
      </w:r>
    </w:p>
    <w:p w14:paraId="79376AD9" w14:textId="77777777" w:rsidR="008222FF" w:rsidRDefault="008222FF" w:rsidP="008222FF">
      <w:r>
        <w:t xml:space="preserve">    pizzas p</w:t>
      </w:r>
    </w:p>
    <w:p w14:paraId="5E0AFABF" w14:textId="77777777" w:rsidR="008222FF" w:rsidRDefault="008222FF" w:rsidP="008222FF">
      <w:r>
        <w:t xml:space="preserve">        JOIN</w:t>
      </w:r>
    </w:p>
    <w:p w14:paraId="66424B39" w14:textId="77777777" w:rsidR="008222FF" w:rsidRDefault="008222FF" w:rsidP="008222FF">
      <w:r>
        <w:t xml:space="preserve">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184CC1BF" w14:textId="77777777" w:rsidR="008222FF" w:rsidRDefault="008222FF" w:rsidP="008222FF">
      <w:r>
        <w:t xml:space="preserve">        JOIN</w:t>
      </w:r>
    </w:p>
    <w:p w14:paraId="53B16F69" w14:textId="77777777" w:rsidR="008222FF" w:rsidRDefault="008222FF" w:rsidP="008222FF">
      <w:r>
        <w:t xml:space="preserve">   orders o ON </w:t>
      </w:r>
      <w:proofErr w:type="spellStart"/>
      <w:r>
        <w:t>od.order_id</w:t>
      </w:r>
      <w:proofErr w:type="spellEnd"/>
      <w:r>
        <w:t>=</w:t>
      </w:r>
      <w:proofErr w:type="spellStart"/>
      <w:r>
        <w:t>o.order_id</w:t>
      </w:r>
      <w:proofErr w:type="spellEnd"/>
    </w:p>
    <w:p w14:paraId="590C03BB" w14:textId="77777777" w:rsidR="008222FF" w:rsidRDefault="008222FF" w:rsidP="008222FF">
      <w:r>
        <w:t xml:space="preserve">   group by </w:t>
      </w:r>
      <w:proofErr w:type="spellStart"/>
      <w:r>
        <w:t>monthname</w:t>
      </w:r>
      <w:proofErr w:type="spellEnd"/>
      <w:r>
        <w:t>(</w:t>
      </w:r>
      <w:proofErr w:type="spellStart"/>
      <w:r>
        <w:t>order_date</w:t>
      </w:r>
      <w:proofErr w:type="spellEnd"/>
      <w:r>
        <w:t xml:space="preserve">) </w:t>
      </w:r>
    </w:p>
    <w:p w14:paraId="3CF80F0D" w14:textId="77777777" w:rsidR="008222FF" w:rsidRDefault="008222FF" w:rsidP="008222FF">
      <w:r>
        <w:t xml:space="preserve">   order by Total </w:t>
      </w:r>
      <w:proofErr w:type="spellStart"/>
      <w:r>
        <w:t>desc</w:t>
      </w:r>
      <w:proofErr w:type="spellEnd"/>
      <w:r>
        <w:t>;</w:t>
      </w:r>
    </w:p>
    <w:p w14:paraId="136631B4" w14:textId="77777777" w:rsidR="008222FF" w:rsidRDefault="008222FF" w:rsidP="008222FF"/>
    <w:p w14:paraId="528D80E9" w14:textId="77777777" w:rsidR="008222FF" w:rsidRDefault="00CA693C" w:rsidP="008222FF">
      <w:r w:rsidRPr="0091491E">
        <w:rPr>
          <w:noProof/>
        </w:rPr>
        <w:drawing>
          <wp:inline distT="0" distB="0" distL="0" distR="0" wp14:anchorId="37CF6109" wp14:editId="29CA6CF7">
            <wp:extent cx="1348857" cy="2194750"/>
            <wp:effectExtent l="0" t="0" r="3810" b="0"/>
            <wp:docPr id="82990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2222" name=""/>
                    <pic:cNvPicPr/>
                  </pic:nvPicPr>
                  <pic:blipFill>
                    <a:blip r:embed="rId12"/>
                    <a:stretch>
                      <a:fillRect/>
                    </a:stretch>
                  </pic:blipFill>
                  <pic:spPr>
                    <a:xfrm>
                      <a:off x="0" y="0"/>
                      <a:ext cx="1348857" cy="2194750"/>
                    </a:xfrm>
                    <a:prstGeom prst="rect">
                      <a:avLst/>
                    </a:prstGeom>
                  </pic:spPr>
                </pic:pic>
              </a:graphicData>
            </a:graphic>
          </wp:inline>
        </w:drawing>
      </w:r>
    </w:p>
    <w:p w14:paraId="19973F2B" w14:textId="77777777" w:rsidR="000457D3" w:rsidRDefault="000457D3" w:rsidP="008222FF"/>
    <w:p w14:paraId="5A5F03E6" w14:textId="77777777" w:rsidR="000457D3" w:rsidRDefault="000457D3" w:rsidP="008222FF"/>
    <w:p w14:paraId="0A258000" w14:textId="77777777" w:rsidR="000457D3" w:rsidRPr="00F9682C" w:rsidRDefault="000457D3" w:rsidP="000457D3">
      <w:pPr>
        <w:rPr>
          <w:b/>
          <w:bCs/>
          <w:sz w:val="24"/>
          <w:szCs w:val="24"/>
        </w:rPr>
      </w:pPr>
      <w:r w:rsidRPr="00F9682C">
        <w:rPr>
          <w:b/>
          <w:bCs/>
          <w:sz w:val="24"/>
          <w:szCs w:val="24"/>
        </w:rPr>
        <w:t>find the category-wise distribution of pizzas.</w:t>
      </w:r>
    </w:p>
    <w:p w14:paraId="5BAC33A0" w14:textId="77777777" w:rsidR="000457D3" w:rsidRDefault="000457D3" w:rsidP="000457D3">
      <w:r>
        <w:lastRenderedPageBreak/>
        <w:t xml:space="preserve">SELECT </w:t>
      </w:r>
    </w:p>
    <w:p w14:paraId="784560BB" w14:textId="77777777" w:rsidR="000457D3" w:rsidRDefault="000457D3" w:rsidP="000457D3">
      <w:r>
        <w:t xml:space="preserve">    category, COUNT(1) AS </w:t>
      </w:r>
      <w:proofErr w:type="spellStart"/>
      <w:r>
        <w:t>cnt</w:t>
      </w:r>
      <w:proofErr w:type="spellEnd"/>
    </w:p>
    <w:p w14:paraId="189CDD72" w14:textId="77777777" w:rsidR="000457D3" w:rsidRDefault="000457D3" w:rsidP="000457D3">
      <w:r>
        <w:t>FROM</w:t>
      </w:r>
    </w:p>
    <w:p w14:paraId="54E82D76" w14:textId="77777777" w:rsidR="000457D3" w:rsidRDefault="000457D3" w:rsidP="000457D3">
      <w:r>
        <w:t xml:space="preserve">    </w:t>
      </w:r>
      <w:proofErr w:type="spellStart"/>
      <w:r>
        <w:t>pizza_types</w:t>
      </w:r>
      <w:proofErr w:type="spellEnd"/>
    </w:p>
    <w:p w14:paraId="6A24F9E8" w14:textId="77777777" w:rsidR="000457D3" w:rsidRDefault="000457D3" w:rsidP="000457D3">
      <w:r>
        <w:t>GROUP BY category</w:t>
      </w:r>
    </w:p>
    <w:p w14:paraId="279424A8" w14:textId="77777777" w:rsidR="000457D3" w:rsidRDefault="000457D3" w:rsidP="000457D3">
      <w:r>
        <w:t xml:space="preserve">ORDER BY </w:t>
      </w:r>
      <w:proofErr w:type="spellStart"/>
      <w:r>
        <w:t>cnt</w:t>
      </w:r>
      <w:proofErr w:type="spellEnd"/>
      <w:r>
        <w:t xml:space="preserve"> DESC;</w:t>
      </w:r>
    </w:p>
    <w:p w14:paraId="794EFFAB" w14:textId="77777777" w:rsidR="000457D3" w:rsidRDefault="000457D3" w:rsidP="000457D3"/>
    <w:p w14:paraId="66B33DA0" w14:textId="77777777" w:rsidR="00CA693C" w:rsidRDefault="00CA693C" w:rsidP="00CA693C">
      <w:r w:rsidRPr="00CD500F">
        <w:rPr>
          <w:noProof/>
        </w:rPr>
        <w:drawing>
          <wp:inline distT="0" distB="0" distL="0" distR="0" wp14:anchorId="55C2F946" wp14:editId="33E1DF74">
            <wp:extent cx="1196444" cy="845893"/>
            <wp:effectExtent l="0" t="0" r="3810" b="0"/>
            <wp:docPr id="1916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998" name=""/>
                    <pic:cNvPicPr/>
                  </pic:nvPicPr>
                  <pic:blipFill>
                    <a:blip r:embed="rId13"/>
                    <a:stretch>
                      <a:fillRect/>
                    </a:stretch>
                  </pic:blipFill>
                  <pic:spPr>
                    <a:xfrm>
                      <a:off x="0" y="0"/>
                      <a:ext cx="1196444" cy="845893"/>
                    </a:xfrm>
                    <a:prstGeom prst="rect">
                      <a:avLst/>
                    </a:prstGeom>
                  </pic:spPr>
                </pic:pic>
              </a:graphicData>
            </a:graphic>
          </wp:inline>
        </w:drawing>
      </w:r>
    </w:p>
    <w:p w14:paraId="394DFEB4" w14:textId="77777777" w:rsidR="00CA693C" w:rsidRDefault="00CA693C" w:rsidP="00CA693C"/>
    <w:p w14:paraId="7B59EE8B" w14:textId="77777777" w:rsidR="004933B9" w:rsidRDefault="004933B9" w:rsidP="000457D3"/>
    <w:p w14:paraId="13B96141" w14:textId="0A72EC31" w:rsidR="004933B9" w:rsidRPr="004933B9" w:rsidRDefault="004933B9" w:rsidP="004933B9">
      <w:pPr>
        <w:rPr>
          <w:b/>
          <w:bCs/>
          <w:sz w:val="24"/>
          <w:szCs w:val="24"/>
        </w:rPr>
      </w:pPr>
      <w:r w:rsidRPr="004933B9">
        <w:rPr>
          <w:b/>
          <w:bCs/>
          <w:sz w:val="24"/>
          <w:szCs w:val="24"/>
        </w:rPr>
        <w:t>Total sales on weekday and weekend</w:t>
      </w:r>
    </w:p>
    <w:p w14:paraId="49D4C0BF" w14:textId="77777777" w:rsidR="004933B9" w:rsidRDefault="004933B9" w:rsidP="004933B9"/>
    <w:p w14:paraId="01F339D4" w14:textId="77777777" w:rsidR="004933B9" w:rsidRDefault="004933B9" w:rsidP="004933B9">
      <w:r>
        <w:t xml:space="preserve">SELECT </w:t>
      </w:r>
    </w:p>
    <w:p w14:paraId="6AFE36B5" w14:textId="77777777" w:rsidR="004933B9" w:rsidRDefault="004933B9" w:rsidP="004933B9">
      <w:r>
        <w:t xml:space="preserve">    CASE</w:t>
      </w:r>
    </w:p>
    <w:p w14:paraId="35859C8B" w14:textId="77777777" w:rsidR="004933B9" w:rsidRDefault="004933B9" w:rsidP="004933B9">
      <w:r>
        <w:t xml:space="preserve">        WHEN DAYOFWEEK(</w:t>
      </w:r>
      <w:proofErr w:type="spellStart"/>
      <w:r>
        <w:t>o.order_date</w:t>
      </w:r>
      <w:proofErr w:type="spellEnd"/>
      <w:r>
        <w:t>) IN (1 , 7) THEN 'weekend'</w:t>
      </w:r>
    </w:p>
    <w:p w14:paraId="61D3425B" w14:textId="77777777" w:rsidR="004933B9" w:rsidRDefault="004933B9" w:rsidP="004933B9">
      <w:r>
        <w:t xml:space="preserve">        ELSE 'weekday'</w:t>
      </w:r>
    </w:p>
    <w:p w14:paraId="00A5904D" w14:textId="77777777" w:rsidR="004933B9" w:rsidRDefault="004933B9" w:rsidP="004933B9">
      <w:r>
        <w:t xml:space="preserve">    END AS </w:t>
      </w:r>
      <w:proofErr w:type="spellStart"/>
      <w:r>
        <w:t>day_of_week</w:t>
      </w:r>
      <w:proofErr w:type="spellEnd"/>
      <w:r>
        <w:t>,</w:t>
      </w:r>
    </w:p>
    <w:p w14:paraId="6A9D9B62" w14:textId="77777777" w:rsidR="004933B9" w:rsidRDefault="004933B9" w:rsidP="004933B9">
      <w:r>
        <w:t xml:space="preserve">    SUM(</w:t>
      </w:r>
      <w:proofErr w:type="spellStart"/>
      <w:r>
        <w:t>p.price</w:t>
      </w:r>
      <w:proofErr w:type="spellEnd"/>
      <w:r>
        <w:t xml:space="preserve"> * </w:t>
      </w:r>
      <w:proofErr w:type="spellStart"/>
      <w:r>
        <w:t>od.quantity</w:t>
      </w:r>
      <w:proofErr w:type="spellEnd"/>
      <w:r>
        <w:t>) AS revenue</w:t>
      </w:r>
    </w:p>
    <w:p w14:paraId="3B5EEE65" w14:textId="77777777" w:rsidR="004933B9" w:rsidRDefault="004933B9" w:rsidP="004933B9">
      <w:r>
        <w:t>FROM</w:t>
      </w:r>
    </w:p>
    <w:p w14:paraId="43EC7E4B" w14:textId="77777777" w:rsidR="004933B9" w:rsidRDefault="004933B9" w:rsidP="004933B9">
      <w:r>
        <w:t xml:space="preserve">    pizzas p</w:t>
      </w:r>
    </w:p>
    <w:p w14:paraId="62B5E8C6" w14:textId="77777777" w:rsidR="004933B9" w:rsidRDefault="004933B9" w:rsidP="004933B9">
      <w:r>
        <w:t xml:space="preserve">        JOIN</w:t>
      </w:r>
    </w:p>
    <w:p w14:paraId="77AFD27C" w14:textId="77777777" w:rsidR="004933B9" w:rsidRDefault="004933B9" w:rsidP="004933B9">
      <w:r>
        <w:t xml:space="preserve">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2F2AE818" w14:textId="77777777" w:rsidR="004933B9" w:rsidRDefault="004933B9" w:rsidP="004933B9">
      <w:r>
        <w:t xml:space="preserve">        JOIN</w:t>
      </w:r>
    </w:p>
    <w:p w14:paraId="1C169CBD" w14:textId="77777777" w:rsidR="004933B9" w:rsidRDefault="004933B9" w:rsidP="004933B9">
      <w:r>
        <w:t xml:space="preserve">    orders o ON </w:t>
      </w:r>
      <w:proofErr w:type="spellStart"/>
      <w:r>
        <w:t>od.order_id</w:t>
      </w:r>
      <w:proofErr w:type="spellEnd"/>
      <w:r>
        <w:t xml:space="preserve"> = </w:t>
      </w:r>
      <w:proofErr w:type="spellStart"/>
      <w:r>
        <w:t>o.order_id</w:t>
      </w:r>
      <w:proofErr w:type="spellEnd"/>
    </w:p>
    <w:p w14:paraId="4C414684" w14:textId="2A87C518" w:rsidR="004933B9" w:rsidRDefault="004933B9" w:rsidP="004933B9">
      <w:r>
        <w:t xml:space="preserve">GROUP BY </w:t>
      </w:r>
      <w:proofErr w:type="spellStart"/>
      <w:r>
        <w:t>day_of_week</w:t>
      </w:r>
      <w:proofErr w:type="spellEnd"/>
      <w:r>
        <w:t>;</w:t>
      </w:r>
    </w:p>
    <w:p w14:paraId="11CF3F90" w14:textId="77777777" w:rsidR="00743852" w:rsidRDefault="00743852" w:rsidP="004933B9"/>
    <w:p w14:paraId="0B223C08" w14:textId="5AA7781D" w:rsidR="00743852" w:rsidRDefault="00743852" w:rsidP="004933B9">
      <w:r w:rsidRPr="00743852">
        <w:rPr>
          <w:noProof/>
        </w:rPr>
        <w:drawing>
          <wp:inline distT="0" distB="0" distL="0" distR="0" wp14:anchorId="65B7CA5F" wp14:editId="56DB968C">
            <wp:extent cx="2194750" cy="556308"/>
            <wp:effectExtent l="0" t="0" r="0" b="0"/>
            <wp:docPr id="136120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04731" name=""/>
                    <pic:cNvPicPr/>
                  </pic:nvPicPr>
                  <pic:blipFill>
                    <a:blip r:embed="rId14"/>
                    <a:stretch>
                      <a:fillRect/>
                    </a:stretch>
                  </pic:blipFill>
                  <pic:spPr>
                    <a:xfrm>
                      <a:off x="0" y="0"/>
                      <a:ext cx="2194750" cy="556308"/>
                    </a:xfrm>
                    <a:prstGeom prst="rect">
                      <a:avLst/>
                    </a:prstGeom>
                  </pic:spPr>
                </pic:pic>
              </a:graphicData>
            </a:graphic>
          </wp:inline>
        </w:drawing>
      </w:r>
    </w:p>
    <w:p w14:paraId="0A390F92" w14:textId="77777777" w:rsidR="000208CD" w:rsidRDefault="000208CD" w:rsidP="000457D3"/>
    <w:p w14:paraId="31407ADF" w14:textId="77777777" w:rsidR="00F975FA" w:rsidRDefault="00F975FA" w:rsidP="000457D3"/>
    <w:p w14:paraId="7304F111" w14:textId="77777777" w:rsidR="003B40F7" w:rsidRDefault="003B40F7" w:rsidP="000208CD"/>
    <w:p w14:paraId="32281759" w14:textId="77777777" w:rsidR="00817851" w:rsidRPr="00F9682C" w:rsidRDefault="00817851" w:rsidP="00817851">
      <w:pPr>
        <w:rPr>
          <w:b/>
          <w:bCs/>
          <w:sz w:val="24"/>
          <w:szCs w:val="24"/>
        </w:rPr>
      </w:pPr>
      <w:r w:rsidRPr="00F9682C">
        <w:rPr>
          <w:b/>
          <w:bCs/>
          <w:sz w:val="24"/>
          <w:szCs w:val="24"/>
        </w:rPr>
        <w:t>Determine the distribution of orders by hour of the day.</w:t>
      </w:r>
    </w:p>
    <w:p w14:paraId="47147C09" w14:textId="77777777" w:rsidR="00817851" w:rsidRDefault="00817851" w:rsidP="00817851">
      <w:r>
        <w:t>select hour(</w:t>
      </w:r>
      <w:proofErr w:type="spellStart"/>
      <w:r>
        <w:t>order_time</w:t>
      </w:r>
      <w:proofErr w:type="spellEnd"/>
      <w:r>
        <w:t xml:space="preserve">) ,count(1)as </w:t>
      </w:r>
      <w:proofErr w:type="spellStart"/>
      <w:r>
        <w:t>no_of_orders</w:t>
      </w:r>
      <w:proofErr w:type="spellEnd"/>
      <w:r>
        <w:t xml:space="preserve"> from orders</w:t>
      </w:r>
    </w:p>
    <w:p w14:paraId="42119433" w14:textId="77E742C7" w:rsidR="00817851" w:rsidRDefault="00817851" w:rsidP="00817851">
      <w:r>
        <w:t>group by hour(</w:t>
      </w:r>
      <w:proofErr w:type="spellStart"/>
      <w:r>
        <w:t>order_time</w:t>
      </w:r>
      <w:proofErr w:type="spellEnd"/>
      <w:r>
        <w:t>);</w:t>
      </w:r>
    </w:p>
    <w:p w14:paraId="46B5827D" w14:textId="77777777" w:rsidR="00147EF9" w:rsidRDefault="00147EF9" w:rsidP="00817851"/>
    <w:p w14:paraId="28980285" w14:textId="4FB20BCC" w:rsidR="00147EF9" w:rsidRDefault="00147EF9" w:rsidP="00817851">
      <w:r w:rsidRPr="00147EF9">
        <w:rPr>
          <w:noProof/>
        </w:rPr>
        <w:drawing>
          <wp:inline distT="0" distB="0" distL="0" distR="0" wp14:anchorId="42CA50C6" wp14:editId="6689946B">
            <wp:extent cx="1920406" cy="2598645"/>
            <wp:effectExtent l="0" t="0" r="3810" b="0"/>
            <wp:docPr id="198040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89879" name=""/>
                    <pic:cNvPicPr/>
                  </pic:nvPicPr>
                  <pic:blipFill>
                    <a:blip r:embed="rId15"/>
                    <a:stretch>
                      <a:fillRect/>
                    </a:stretch>
                  </pic:blipFill>
                  <pic:spPr>
                    <a:xfrm>
                      <a:off x="0" y="0"/>
                      <a:ext cx="1920406" cy="2598645"/>
                    </a:xfrm>
                    <a:prstGeom prst="rect">
                      <a:avLst/>
                    </a:prstGeom>
                  </pic:spPr>
                </pic:pic>
              </a:graphicData>
            </a:graphic>
          </wp:inline>
        </w:drawing>
      </w:r>
    </w:p>
    <w:p w14:paraId="0008C5AE" w14:textId="77777777" w:rsidR="002858BA" w:rsidRDefault="002858BA" w:rsidP="000457D3"/>
    <w:p w14:paraId="6B94482D" w14:textId="77777777" w:rsidR="002858BA" w:rsidRPr="00F9682C" w:rsidRDefault="002858BA" w:rsidP="002858BA">
      <w:pPr>
        <w:rPr>
          <w:b/>
          <w:bCs/>
          <w:sz w:val="24"/>
          <w:szCs w:val="24"/>
        </w:rPr>
      </w:pPr>
      <w:r w:rsidRPr="00F9682C">
        <w:rPr>
          <w:b/>
          <w:bCs/>
          <w:sz w:val="24"/>
          <w:szCs w:val="24"/>
        </w:rPr>
        <w:t>calculate the average number of pizzas ordered per day.</w:t>
      </w:r>
    </w:p>
    <w:p w14:paraId="32A1C762" w14:textId="77777777" w:rsidR="002858BA" w:rsidRDefault="002858BA" w:rsidP="002858BA">
      <w:r>
        <w:t xml:space="preserve">with </w:t>
      </w:r>
      <w:proofErr w:type="spellStart"/>
      <w:r>
        <w:t>order_qty</w:t>
      </w:r>
      <w:proofErr w:type="spellEnd"/>
      <w:r>
        <w:t xml:space="preserve"> as (</w:t>
      </w:r>
    </w:p>
    <w:p w14:paraId="036AC469" w14:textId="77777777" w:rsidR="002858BA" w:rsidRDefault="002858BA" w:rsidP="002858BA">
      <w:r>
        <w:t xml:space="preserve">  select </w:t>
      </w:r>
      <w:proofErr w:type="spellStart"/>
      <w:r>
        <w:t>o.order_date,sum</w:t>
      </w:r>
      <w:proofErr w:type="spellEnd"/>
      <w:r>
        <w:t>(</w:t>
      </w:r>
      <w:proofErr w:type="spellStart"/>
      <w:r>
        <w:t>od.quantity</w:t>
      </w:r>
      <w:proofErr w:type="spellEnd"/>
      <w:r>
        <w:t xml:space="preserve">) as </w:t>
      </w:r>
      <w:proofErr w:type="spellStart"/>
      <w:r>
        <w:t>total_order_qty</w:t>
      </w:r>
      <w:proofErr w:type="spellEnd"/>
      <w:r>
        <w:t xml:space="preserve"> from </w:t>
      </w:r>
      <w:proofErr w:type="spellStart"/>
      <w:r>
        <w:t>order_details</w:t>
      </w:r>
      <w:proofErr w:type="spellEnd"/>
      <w:r>
        <w:t xml:space="preserve"> od</w:t>
      </w:r>
    </w:p>
    <w:p w14:paraId="31FDA066" w14:textId="77777777" w:rsidR="002858BA" w:rsidRDefault="002858BA" w:rsidP="002858BA">
      <w:r>
        <w:t xml:space="preserve">  join orders o on </w:t>
      </w:r>
      <w:proofErr w:type="spellStart"/>
      <w:r>
        <w:t>od.order_id</w:t>
      </w:r>
      <w:proofErr w:type="spellEnd"/>
      <w:r>
        <w:t>=</w:t>
      </w:r>
      <w:proofErr w:type="spellStart"/>
      <w:r>
        <w:t>o.order_id</w:t>
      </w:r>
      <w:proofErr w:type="spellEnd"/>
    </w:p>
    <w:p w14:paraId="69FF41FE" w14:textId="77777777" w:rsidR="002858BA" w:rsidRDefault="002858BA" w:rsidP="002858BA">
      <w:r>
        <w:t xml:space="preserve">  group by </w:t>
      </w:r>
      <w:proofErr w:type="spellStart"/>
      <w:r>
        <w:t>o.order_date</w:t>
      </w:r>
      <w:proofErr w:type="spellEnd"/>
      <w:r>
        <w:t>),</w:t>
      </w:r>
    </w:p>
    <w:p w14:paraId="00939E6B" w14:textId="77777777" w:rsidR="002858BA" w:rsidRDefault="002858BA" w:rsidP="002858BA">
      <w:r>
        <w:t xml:space="preserve">  </w:t>
      </w:r>
      <w:proofErr w:type="spellStart"/>
      <w:r>
        <w:t>avg_qty</w:t>
      </w:r>
      <w:proofErr w:type="spellEnd"/>
      <w:r>
        <w:t xml:space="preserve"> as (</w:t>
      </w:r>
    </w:p>
    <w:p w14:paraId="655F8BE7" w14:textId="77777777" w:rsidR="00564C64" w:rsidRDefault="002858BA" w:rsidP="002858BA">
      <w:pPr>
        <w:rPr>
          <w:ins w:id="0" w:author="Microsoft Word" w:date="2025-06-17T15:15:00Z" w16du:dateUtc="2025-06-17T09:45:00Z"/>
        </w:rPr>
      </w:pPr>
      <w:r>
        <w:t xml:space="preserve">   select round(</w:t>
      </w:r>
      <w:proofErr w:type="spellStart"/>
      <w:r>
        <w:t>avg</w:t>
      </w:r>
      <w:proofErr w:type="spellEnd"/>
      <w:r>
        <w:t>(</w:t>
      </w:r>
      <w:proofErr w:type="spellStart"/>
      <w:r>
        <w:t>total_order_qty</w:t>
      </w:r>
      <w:proofErr w:type="spellEnd"/>
      <w:r>
        <w:t xml:space="preserve">),0) </w:t>
      </w:r>
      <w:proofErr w:type="spellStart"/>
      <w:r>
        <w:t>Avg_qty</w:t>
      </w:r>
      <w:proofErr w:type="spellEnd"/>
      <w:r>
        <w:t xml:space="preserve"> </w:t>
      </w:r>
    </w:p>
    <w:p w14:paraId="0B97AFA5" w14:textId="77777777" w:rsidR="00CA693C" w:rsidRDefault="00CA693C" w:rsidP="00CA693C">
      <w:r>
        <w:t xml:space="preserve">     from </w:t>
      </w:r>
      <w:proofErr w:type="spellStart"/>
      <w:r>
        <w:t>order_qty</w:t>
      </w:r>
      <w:proofErr w:type="spellEnd"/>
      <w:r>
        <w:t>)</w:t>
      </w:r>
    </w:p>
    <w:p w14:paraId="553A01B1" w14:textId="77777777" w:rsidR="002858BA" w:rsidRDefault="002858BA" w:rsidP="002858BA">
      <w:r>
        <w:t xml:space="preserve">   select * from </w:t>
      </w:r>
      <w:proofErr w:type="spellStart"/>
      <w:r>
        <w:t>avg_qty</w:t>
      </w:r>
      <w:proofErr w:type="spellEnd"/>
      <w:r>
        <w:t>;</w:t>
      </w:r>
    </w:p>
    <w:p w14:paraId="2D5FB859" w14:textId="77777777" w:rsidR="009337D9" w:rsidRDefault="009337D9" w:rsidP="002858BA"/>
    <w:p w14:paraId="4C2FE807" w14:textId="77777777" w:rsidR="009337D9" w:rsidRDefault="009337D9" w:rsidP="002858BA"/>
    <w:p w14:paraId="64E52923" w14:textId="77777777" w:rsidR="009337D9" w:rsidRDefault="00CA693C" w:rsidP="002858BA">
      <w:r w:rsidRPr="009337D9">
        <w:rPr>
          <w:noProof/>
        </w:rPr>
        <w:drawing>
          <wp:inline distT="0" distB="0" distL="0" distR="0" wp14:anchorId="265B54EF" wp14:editId="18D6145E">
            <wp:extent cx="960203" cy="472481"/>
            <wp:effectExtent l="0" t="0" r="0" b="3810"/>
            <wp:docPr id="178260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9488" name=""/>
                    <pic:cNvPicPr/>
                  </pic:nvPicPr>
                  <pic:blipFill>
                    <a:blip r:embed="rId16"/>
                    <a:stretch>
                      <a:fillRect/>
                    </a:stretch>
                  </pic:blipFill>
                  <pic:spPr>
                    <a:xfrm>
                      <a:off x="0" y="0"/>
                      <a:ext cx="960203" cy="472481"/>
                    </a:xfrm>
                    <a:prstGeom prst="rect">
                      <a:avLst/>
                    </a:prstGeom>
                  </pic:spPr>
                </pic:pic>
              </a:graphicData>
            </a:graphic>
          </wp:inline>
        </w:drawing>
      </w:r>
    </w:p>
    <w:p w14:paraId="46680053" w14:textId="77777777" w:rsidR="0030082F" w:rsidRDefault="0030082F" w:rsidP="002858BA"/>
    <w:p w14:paraId="1EE15D7A" w14:textId="77777777" w:rsidR="0030082F" w:rsidRDefault="0030082F" w:rsidP="002858BA"/>
    <w:p w14:paraId="46CBC552" w14:textId="77777777" w:rsidR="0030082F" w:rsidRPr="00F9682C" w:rsidRDefault="0030082F" w:rsidP="0030082F">
      <w:pPr>
        <w:rPr>
          <w:b/>
          <w:bCs/>
          <w:sz w:val="24"/>
          <w:szCs w:val="24"/>
        </w:rPr>
      </w:pPr>
      <w:r w:rsidRPr="00F9682C">
        <w:rPr>
          <w:b/>
          <w:bCs/>
          <w:sz w:val="24"/>
          <w:szCs w:val="24"/>
        </w:rPr>
        <w:t>top 3 most ordered pizza types based on revenue.</w:t>
      </w:r>
    </w:p>
    <w:p w14:paraId="125DB6E1" w14:textId="77777777" w:rsidR="0030082F" w:rsidRDefault="0030082F" w:rsidP="0030082F">
      <w:r>
        <w:t xml:space="preserve">with </w:t>
      </w:r>
      <w:proofErr w:type="spellStart"/>
      <w:r>
        <w:t>top_pizza</w:t>
      </w:r>
      <w:proofErr w:type="spellEnd"/>
      <w:r>
        <w:t xml:space="preserve"> as (</w:t>
      </w:r>
    </w:p>
    <w:p w14:paraId="303D9248" w14:textId="77777777" w:rsidR="0030082F" w:rsidRDefault="0030082F" w:rsidP="0030082F">
      <w:r>
        <w:t xml:space="preserve"> SELECT </w:t>
      </w:r>
    </w:p>
    <w:p w14:paraId="4521A501" w14:textId="77777777" w:rsidR="0030082F" w:rsidRDefault="0030082F" w:rsidP="0030082F">
      <w:r>
        <w:t xml:space="preserve">    pt.name, ROUND(SUM(</w:t>
      </w:r>
      <w:proofErr w:type="spellStart"/>
      <w:r>
        <w:t>p.price</w:t>
      </w:r>
      <w:proofErr w:type="spellEnd"/>
      <w:r>
        <w:t xml:space="preserve"> * </w:t>
      </w:r>
      <w:proofErr w:type="spellStart"/>
      <w:r>
        <w:t>od.quantity</w:t>
      </w:r>
      <w:proofErr w:type="spellEnd"/>
      <w:r>
        <w:t>), 0) AS revenue</w:t>
      </w:r>
    </w:p>
    <w:p w14:paraId="36C3F0D4" w14:textId="77777777" w:rsidR="0030082F" w:rsidRDefault="0030082F" w:rsidP="0030082F">
      <w:r>
        <w:t>FROM</w:t>
      </w:r>
    </w:p>
    <w:p w14:paraId="15FACA36" w14:textId="77777777" w:rsidR="0030082F" w:rsidRDefault="0030082F" w:rsidP="0030082F">
      <w:r>
        <w:t xml:space="preserve">    pizzas p</w:t>
      </w:r>
    </w:p>
    <w:p w14:paraId="512C413F" w14:textId="77777777" w:rsidR="0030082F" w:rsidRDefault="0030082F" w:rsidP="0030082F">
      <w:r>
        <w:t xml:space="preserve">        JOIN</w:t>
      </w:r>
    </w:p>
    <w:p w14:paraId="29D0009B" w14:textId="77777777" w:rsidR="0030082F" w:rsidRDefault="0030082F" w:rsidP="0030082F">
      <w:r>
        <w:t xml:space="preserve">    </w:t>
      </w:r>
      <w:proofErr w:type="spellStart"/>
      <w:r>
        <w:t>pizza_types</w:t>
      </w:r>
      <w:proofErr w:type="spellEnd"/>
      <w:r>
        <w:t xml:space="preserve"> pt ON </w:t>
      </w:r>
      <w:proofErr w:type="spellStart"/>
      <w:r>
        <w:t>p.pizza_type_id</w:t>
      </w:r>
      <w:proofErr w:type="spellEnd"/>
      <w:r>
        <w:t xml:space="preserve"> = </w:t>
      </w:r>
      <w:proofErr w:type="spellStart"/>
      <w:r>
        <w:t>pt.pizza_type_id</w:t>
      </w:r>
      <w:proofErr w:type="spellEnd"/>
    </w:p>
    <w:p w14:paraId="2BB3F14F" w14:textId="77777777" w:rsidR="0030082F" w:rsidRDefault="0030082F" w:rsidP="0030082F">
      <w:r>
        <w:t xml:space="preserve">        JOIN</w:t>
      </w:r>
    </w:p>
    <w:p w14:paraId="313D239D" w14:textId="77777777" w:rsidR="0030082F" w:rsidRDefault="0030082F" w:rsidP="0030082F">
      <w:r>
        <w:t xml:space="preserve">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118C158E" w14:textId="77777777" w:rsidR="0030082F" w:rsidRDefault="0030082F" w:rsidP="0030082F">
      <w:r>
        <w:t>GROUP BY pt.name),</w:t>
      </w:r>
    </w:p>
    <w:p w14:paraId="4623A20E" w14:textId="77777777" w:rsidR="0030082F" w:rsidRDefault="0030082F" w:rsidP="0030082F">
      <w:proofErr w:type="spellStart"/>
      <w:r>
        <w:t>rank_pizzatype</w:t>
      </w:r>
      <w:proofErr w:type="spellEnd"/>
      <w:r>
        <w:t xml:space="preserve"> as (</w:t>
      </w:r>
    </w:p>
    <w:p w14:paraId="600CD923" w14:textId="77777777" w:rsidR="0030082F" w:rsidRDefault="0030082F" w:rsidP="0030082F">
      <w:r>
        <w:t xml:space="preserve">    select *,</w:t>
      </w:r>
    </w:p>
    <w:p w14:paraId="67F2FCB0" w14:textId="77777777" w:rsidR="0030082F" w:rsidRDefault="0030082F" w:rsidP="0030082F">
      <w:r>
        <w:t xml:space="preserve">    rank() over(order by revenue </w:t>
      </w:r>
      <w:proofErr w:type="spellStart"/>
      <w:r>
        <w:t>desc</w:t>
      </w:r>
      <w:proofErr w:type="spellEnd"/>
      <w:r>
        <w:t xml:space="preserve">) as </w:t>
      </w:r>
      <w:proofErr w:type="spellStart"/>
      <w:r>
        <w:t>rnk_revenue</w:t>
      </w:r>
      <w:proofErr w:type="spellEnd"/>
    </w:p>
    <w:p w14:paraId="6FD4D822" w14:textId="77777777" w:rsidR="0030082F" w:rsidRDefault="0030082F" w:rsidP="0030082F">
      <w:r>
        <w:t xml:space="preserve">    from </w:t>
      </w:r>
      <w:proofErr w:type="spellStart"/>
      <w:r>
        <w:t>top_pizza</w:t>
      </w:r>
      <w:proofErr w:type="spellEnd"/>
      <w:r>
        <w:t>)</w:t>
      </w:r>
    </w:p>
    <w:p w14:paraId="53747547" w14:textId="77777777" w:rsidR="0030082F" w:rsidRDefault="0030082F" w:rsidP="0030082F">
      <w:r>
        <w:t xml:space="preserve">  select * from </w:t>
      </w:r>
      <w:proofErr w:type="spellStart"/>
      <w:r>
        <w:t>rank_pizzatype</w:t>
      </w:r>
      <w:proofErr w:type="spellEnd"/>
    </w:p>
    <w:p w14:paraId="35C41869" w14:textId="77777777" w:rsidR="0030082F" w:rsidRDefault="0030082F" w:rsidP="0030082F">
      <w:r>
        <w:t xml:space="preserve">  where </w:t>
      </w:r>
      <w:proofErr w:type="spellStart"/>
      <w:r>
        <w:t>rnk_revenue</w:t>
      </w:r>
      <w:proofErr w:type="spellEnd"/>
      <w:r>
        <w:t>&lt;=3;</w:t>
      </w:r>
    </w:p>
    <w:p w14:paraId="3EE93209" w14:textId="77777777" w:rsidR="0030082F" w:rsidRDefault="0030082F" w:rsidP="0030082F"/>
    <w:p w14:paraId="13315E76" w14:textId="77777777" w:rsidR="00CA693C" w:rsidRDefault="00CA693C" w:rsidP="00CA693C">
      <w:r w:rsidRPr="001E3C6F">
        <w:rPr>
          <w:noProof/>
        </w:rPr>
        <w:drawing>
          <wp:inline distT="0" distB="0" distL="0" distR="0" wp14:anchorId="67D80ED2" wp14:editId="66BD82BA">
            <wp:extent cx="2949196" cy="746825"/>
            <wp:effectExtent l="0" t="0" r="3810" b="0"/>
            <wp:docPr id="124049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96343" name=""/>
                    <pic:cNvPicPr/>
                  </pic:nvPicPr>
                  <pic:blipFill>
                    <a:blip r:embed="rId17"/>
                    <a:stretch>
                      <a:fillRect/>
                    </a:stretch>
                  </pic:blipFill>
                  <pic:spPr>
                    <a:xfrm>
                      <a:off x="0" y="0"/>
                      <a:ext cx="2949196" cy="746825"/>
                    </a:xfrm>
                    <a:prstGeom prst="rect">
                      <a:avLst/>
                    </a:prstGeom>
                  </pic:spPr>
                </pic:pic>
              </a:graphicData>
            </a:graphic>
          </wp:inline>
        </w:drawing>
      </w:r>
    </w:p>
    <w:p w14:paraId="68018A84" w14:textId="77777777" w:rsidR="00CA693C" w:rsidRDefault="00CA693C" w:rsidP="00CA693C"/>
    <w:p w14:paraId="1E2BC5E4" w14:textId="77777777" w:rsidR="00CA693C" w:rsidRPr="00F9682C" w:rsidRDefault="00CA693C" w:rsidP="00CA693C">
      <w:pPr>
        <w:rPr>
          <w:b/>
          <w:bCs/>
          <w:sz w:val="24"/>
          <w:szCs w:val="24"/>
        </w:rPr>
      </w:pPr>
      <w:r w:rsidRPr="00F9682C">
        <w:rPr>
          <w:b/>
          <w:bCs/>
          <w:sz w:val="24"/>
          <w:szCs w:val="24"/>
        </w:rPr>
        <w:t>which pizza sold the most in totals revenue and qty?</w:t>
      </w:r>
    </w:p>
    <w:p w14:paraId="105390CD" w14:textId="77777777" w:rsidR="00CA693C" w:rsidRDefault="00CA693C" w:rsidP="00CA693C">
      <w:r>
        <w:t xml:space="preserve">SELECT </w:t>
      </w:r>
    </w:p>
    <w:p w14:paraId="70E6BB32" w14:textId="77777777" w:rsidR="00CA693C" w:rsidRDefault="00CA693C" w:rsidP="00CA693C">
      <w:r>
        <w:t xml:space="preserve">   pt.name,</w:t>
      </w:r>
    </w:p>
    <w:p w14:paraId="5EA86C3E" w14:textId="77777777" w:rsidR="00CA693C" w:rsidRDefault="00CA693C" w:rsidP="00CA693C">
      <w:r>
        <w:t xml:space="preserve">    round(SUM(</w:t>
      </w:r>
      <w:proofErr w:type="spellStart"/>
      <w:r>
        <w:t>p.price</w:t>
      </w:r>
      <w:proofErr w:type="spellEnd"/>
      <w:r>
        <w:t xml:space="preserve"> * </w:t>
      </w:r>
      <w:proofErr w:type="spellStart"/>
      <w:r>
        <w:t>od.quantity</w:t>
      </w:r>
      <w:proofErr w:type="spellEnd"/>
      <w:r>
        <w:t xml:space="preserve">),0) AS </w:t>
      </w:r>
      <w:proofErr w:type="spellStart"/>
      <w:r>
        <w:t>TotalRevenue</w:t>
      </w:r>
      <w:proofErr w:type="spellEnd"/>
      <w:r>
        <w:t>,</w:t>
      </w:r>
    </w:p>
    <w:p w14:paraId="7E4D62C2" w14:textId="77777777" w:rsidR="00CA693C" w:rsidRDefault="00CA693C" w:rsidP="00CA693C">
      <w:r>
        <w:t xml:space="preserve">    sum(</w:t>
      </w:r>
      <w:proofErr w:type="spellStart"/>
      <w:r>
        <w:t>od.quantity</w:t>
      </w:r>
      <w:proofErr w:type="spellEnd"/>
      <w:r>
        <w:t xml:space="preserve">) as </w:t>
      </w:r>
      <w:proofErr w:type="spellStart"/>
      <w:r>
        <w:t>totalqty</w:t>
      </w:r>
      <w:proofErr w:type="spellEnd"/>
    </w:p>
    <w:p w14:paraId="79D29D51" w14:textId="77777777" w:rsidR="00CA693C" w:rsidRDefault="00CA693C" w:rsidP="00CA693C">
      <w:r>
        <w:t>FROM</w:t>
      </w:r>
    </w:p>
    <w:p w14:paraId="1FEA1B8C" w14:textId="77777777" w:rsidR="00CA693C" w:rsidRDefault="00CA693C" w:rsidP="00CA693C">
      <w:r>
        <w:t xml:space="preserve">    pizzas p</w:t>
      </w:r>
    </w:p>
    <w:p w14:paraId="732F8BB8" w14:textId="77777777" w:rsidR="00CA693C" w:rsidRDefault="00CA693C" w:rsidP="00CA693C">
      <w:r>
        <w:lastRenderedPageBreak/>
        <w:t xml:space="preserve">        JOIN</w:t>
      </w:r>
    </w:p>
    <w:p w14:paraId="02100516" w14:textId="77777777" w:rsidR="00CA693C" w:rsidRDefault="00CA693C" w:rsidP="00CA693C">
      <w:r>
        <w:t xml:space="preserve">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3B9FDE8E" w14:textId="77777777" w:rsidR="00CA693C" w:rsidRDefault="00CA693C" w:rsidP="00CA693C">
      <w:r>
        <w:t xml:space="preserve">        JOIN</w:t>
      </w:r>
    </w:p>
    <w:p w14:paraId="7F29C4F3" w14:textId="77777777" w:rsidR="00CA693C" w:rsidRDefault="00CA693C" w:rsidP="00CA693C">
      <w:r>
        <w:t xml:space="preserve">    </w:t>
      </w:r>
      <w:proofErr w:type="spellStart"/>
      <w:r>
        <w:t>pizza_types</w:t>
      </w:r>
      <w:proofErr w:type="spellEnd"/>
      <w:r>
        <w:t xml:space="preserve"> pt ON </w:t>
      </w:r>
      <w:proofErr w:type="spellStart"/>
      <w:r>
        <w:t>p.pizza_type_id</w:t>
      </w:r>
      <w:proofErr w:type="spellEnd"/>
      <w:r>
        <w:t xml:space="preserve"> = </w:t>
      </w:r>
      <w:proofErr w:type="spellStart"/>
      <w:r>
        <w:t>pt.pizza_type_id</w:t>
      </w:r>
      <w:proofErr w:type="spellEnd"/>
    </w:p>
    <w:p w14:paraId="0075AD8B" w14:textId="77777777" w:rsidR="00CA693C" w:rsidRDefault="00CA693C" w:rsidP="00CA693C">
      <w:r>
        <w:t>GROUP BY pt.name</w:t>
      </w:r>
    </w:p>
    <w:p w14:paraId="3D8F6C5D" w14:textId="77777777" w:rsidR="00CA693C" w:rsidRDefault="00CA693C" w:rsidP="00CA693C">
      <w:r>
        <w:t xml:space="preserve">ORDER BY </w:t>
      </w:r>
      <w:proofErr w:type="spellStart"/>
      <w:r>
        <w:t>TotalRevenue</w:t>
      </w:r>
      <w:proofErr w:type="spellEnd"/>
      <w:r>
        <w:t xml:space="preserve"> DESC</w:t>
      </w:r>
    </w:p>
    <w:p w14:paraId="423CEE79" w14:textId="77777777" w:rsidR="00CA693C" w:rsidRDefault="00CA693C" w:rsidP="00CA693C">
      <w:r>
        <w:t>LIMIT 1;</w:t>
      </w:r>
    </w:p>
    <w:p w14:paraId="36957039" w14:textId="77777777" w:rsidR="00CA693C" w:rsidRDefault="00CA693C" w:rsidP="00CA693C"/>
    <w:p w14:paraId="1DFF1380" w14:textId="77777777" w:rsidR="00CA693C" w:rsidRDefault="00CA693C" w:rsidP="00CA693C">
      <w:r w:rsidRPr="004F180E">
        <w:rPr>
          <w:noProof/>
        </w:rPr>
        <w:drawing>
          <wp:inline distT="0" distB="0" distL="0" distR="0" wp14:anchorId="0F4CFDC1" wp14:editId="17AF82F9">
            <wp:extent cx="2895851" cy="381033"/>
            <wp:effectExtent l="0" t="0" r="0" b="0"/>
            <wp:docPr id="174812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7468" name=""/>
                    <pic:cNvPicPr/>
                  </pic:nvPicPr>
                  <pic:blipFill>
                    <a:blip r:embed="rId18"/>
                    <a:stretch>
                      <a:fillRect/>
                    </a:stretch>
                  </pic:blipFill>
                  <pic:spPr>
                    <a:xfrm>
                      <a:off x="0" y="0"/>
                      <a:ext cx="2895851" cy="381033"/>
                    </a:xfrm>
                    <a:prstGeom prst="rect">
                      <a:avLst/>
                    </a:prstGeom>
                  </pic:spPr>
                </pic:pic>
              </a:graphicData>
            </a:graphic>
          </wp:inline>
        </w:drawing>
      </w:r>
    </w:p>
    <w:p w14:paraId="5D9BD257" w14:textId="77777777" w:rsidR="00CA693C" w:rsidRDefault="00CA693C" w:rsidP="00CA693C"/>
    <w:p w14:paraId="3DE14054" w14:textId="77777777" w:rsidR="00CA693C" w:rsidRPr="008929D1" w:rsidRDefault="00CA693C" w:rsidP="00CA693C">
      <w:pPr>
        <w:rPr>
          <w:b/>
          <w:bCs/>
          <w:sz w:val="24"/>
          <w:szCs w:val="24"/>
        </w:rPr>
      </w:pPr>
      <w:r w:rsidRPr="008929D1">
        <w:rPr>
          <w:b/>
          <w:bCs/>
          <w:sz w:val="24"/>
          <w:szCs w:val="24"/>
        </w:rPr>
        <w:t>Calculate the percentage contribution of each pizza type to total revenue.</w:t>
      </w:r>
    </w:p>
    <w:p w14:paraId="056D9F80" w14:textId="77777777" w:rsidR="00CA693C" w:rsidRDefault="00CA693C" w:rsidP="00CA693C">
      <w:r>
        <w:t xml:space="preserve">select </w:t>
      </w:r>
      <w:proofErr w:type="spellStart"/>
      <w:r>
        <w:t>pt.category</w:t>
      </w:r>
      <w:proofErr w:type="spellEnd"/>
      <w:r>
        <w:t>,</w:t>
      </w:r>
    </w:p>
    <w:p w14:paraId="598CA1D4" w14:textId="77777777" w:rsidR="00CA693C" w:rsidRDefault="00CA693C" w:rsidP="00CA693C">
      <w:r>
        <w:t xml:space="preserve">  round (</w:t>
      </w:r>
    </w:p>
    <w:p w14:paraId="032921EE" w14:textId="77777777" w:rsidR="00CA693C" w:rsidRDefault="00CA693C" w:rsidP="00CA693C">
      <w:r>
        <w:t xml:space="preserve">      sum(</w:t>
      </w:r>
      <w:proofErr w:type="spellStart"/>
      <w:r>
        <w:t>p.price</w:t>
      </w:r>
      <w:proofErr w:type="spellEnd"/>
      <w:r>
        <w:t>*</w:t>
      </w:r>
      <w:proofErr w:type="spellStart"/>
      <w:r>
        <w:t>od.quantity</w:t>
      </w:r>
      <w:proofErr w:type="spellEnd"/>
      <w:r>
        <w:t>)*100/</w:t>
      </w:r>
    </w:p>
    <w:p w14:paraId="5C0747C1" w14:textId="77777777" w:rsidR="00CA693C" w:rsidRDefault="00CA693C" w:rsidP="00CA693C">
      <w:r>
        <w:t xml:space="preserve">      ( select sum(p2.price*od2.quantity) from pizzas p2</w:t>
      </w:r>
    </w:p>
    <w:p w14:paraId="1E589BF9" w14:textId="77777777" w:rsidR="00CA693C" w:rsidRDefault="00CA693C" w:rsidP="00CA693C">
      <w:r>
        <w:t xml:space="preserve">        join </w:t>
      </w:r>
      <w:proofErr w:type="spellStart"/>
      <w:r>
        <w:t>order_details</w:t>
      </w:r>
      <w:proofErr w:type="spellEnd"/>
      <w:r>
        <w:t xml:space="preserve"> od2 on p2.pizza_id=od2.pizza_id),2)as </w:t>
      </w:r>
      <w:proofErr w:type="spellStart"/>
      <w:r>
        <w:t>revenue_per</w:t>
      </w:r>
      <w:proofErr w:type="spellEnd"/>
    </w:p>
    <w:p w14:paraId="4864564E" w14:textId="77777777" w:rsidR="00CA693C" w:rsidRDefault="00CA693C" w:rsidP="00CA693C">
      <w:r>
        <w:t xml:space="preserve">   FROM</w:t>
      </w:r>
    </w:p>
    <w:p w14:paraId="4C4FC6AD" w14:textId="77777777" w:rsidR="00CA693C" w:rsidRDefault="00CA693C" w:rsidP="00CA693C">
      <w:r>
        <w:t xml:space="preserve">    pizzas p</w:t>
      </w:r>
    </w:p>
    <w:p w14:paraId="2B85BA9C" w14:textId="77777777" w:rsidR="00CA693C" w:rsidRDefault="00CA693C" w:rsidP="00CA693C">
      <w:r>
        <w:t>JOIN</w:t>
      </w:r>
    </w:p>
    <w:p w14:paraId="4454AB65" w14:textId="77777777" w:rsidR="00CA693C" w:rsidRDefault="00CA693C" w:rsidP="00CA693C">
      <w:r>
        <w:t xml:space="preserve">    </w:t>
      </w:r>
      <w:proofErr w:type="spellStart"/>
      <w:r>
        <w:t>pizza_types</w:t>
      </w:r>
      <w:proofErr w:type="spellEnd"/>
      <w:r>
        <w:t xml:space="preserve"> pt ON </w:t>
      </w:r>
      <w:proofErr w:type="spellStart"/>
      <w:r>
        <w:t>p.pizza_type_id</w:t>
      </w:r>
      <w:proofErr w:type="spellEnd"/>
      <w:r>
        <w:t xml:space="preserve"> = </w:t>
      </w:r>
      <w:proofErr w:type="spellStart"/>
      <w:r>
        <w:t>pt.pizza_type_id</w:t>
      </w:r>
      <w:proofErr w:type="spellEnd"/>
    </w:p>
    <w:p w14:paraId="7F40086C" w14:textId="77777777" w:rsidR="00CA693C" w:rsidRDefault="00CA693C" w:rsidP="00CA693C">
      <w:r>
        <w:t>JOIN</w:t>
      </w:r>
    </w:p>
    <w:p w14:paraId="5690030E" w14:textId="77777777" w:rsidR="00CA693C" w:rsidRDefault="00CA693C" w:rsidP="00CA693C">
      <w:r>
        <w:t xml:space="preserve">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6DD2189C" w14:textId="77777777" w:rsidR="00CA693C" w:rsidRDefault="00CA693C" w:rsidP="00CA693C">
      <w:r>
        <w:t xml:space="preserve">GROUP BY </w:t>
      </w:r>
      <w:proofErr w:type="spellStart"/>
      <w:r>
        <w:t>pt.category</w:t>
      </w:r>
      <w:proofErr w:type="spellEnd"/>
      <w:r>
        <w:t xml:space="preserve">;  </w:t>
      </w:r>
    </w:p>
    <w:p w14:paraId="3007016C" w14:textId="77777777" w:rsidR="00CA693C" w:rsidRDefault="00CA693C" w:rsidP="00CA693C"/>
    <w:p w14:paraId="17CE63AE" w14:textId="77777777" w:rsidR="00CA693C" w:rsidRDefault="00CA693C" w:rsidP="00CA693C">
      <w:r w:rsidRPr="001261CC">
        <w:rPr>
          <w:noProof/>
        </w:rPr>
        <w:drawing>
          <wp:inline distT="0" distB="0" distL="0" distR="0" wp14:anchorId="4340443A" wp14:editId="138640A3">
            <wp:extent cx="1577477" cy="914479"/>
            <wp:effectExtent l="0" t="0" r="3810" b="0"/>
            <wp:docPr id="108254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3108" name=""/>
                    <pic:cNvPicPr/>
                  </pic:nvPicPr>
                  <pic:blipFill>
                    <a:blip r:embed="rId19"/>
                    <a:stretch>
                      <a:fillRect/>
                    </a:stretch>
                  </pic:blipFill>
                  <pic:spPr>
                    <a:xfrm>
                      <a:off x="0" y="0"/>
                      <a:ext cx="1577477" cy="914479"/>
                    </a:xfrm>
                    <a:prstGeom prst="rect">
                      <a:avLst/>
                    </a:prstGeom>
                  </pic:spPr>
                </pic:pic>
              </a:graphicData>
            </a:graphic>
          </wp:inline>
        </w:drawing>
      </w:r>
    </w:p>
    <w:p w14:paraId="2F3E47CA" w14:textId="77777777" w:rsidR="00D462FA" w:rsidRDefault="00D462FA" w:rsidP="0030082F"/>
    <w:p w14:paraId="5F61C341" w14:textId="67998DA5" w:rsidR="00D462FA" w:rsidRPr="00F9682C" w:rsidRDefault="00D462FA" w:rsidP="00D462FA">
      <w:pPr>
        <w:rPr>
          <w:b/>
          <w:bCs/>
          <w:sz w:val="24"/>
          <w:szCs w:val="24"/>
        </w:rPr>
      </w:pPr>
      <w:proofErr w:type="spellStart"/>
      <w:r w:rsidRPr="00F9682C">
        <w:rPr>
          <w:b/>
          <w:bCs/>
          <w:sz w:val="24"/>
          <w:szCs w:val="24"/>
        </w:rPr>
        <w:t>hich</w:t>
      </w:r>
      <w:proofErr w:type="spellEnd"/>
      <w:r w:rsidRPr="00F9682C">
        <w:rPr>
          <w:b/>
          <w:bCs/>
          <w:sz w:val="24"/>
          <w:szCs w:val="24"/>
        </w:rPr>
        <w:t xml:space="preserve"> pizza sold the most in totals revenue and qty?</w:t>
      </w:r>
    </w:p>
    <w:p w14:paraId="448C75F2" w14:textId="77777777" w:rsidR="00D462FA" w:rsidRDefault="00D462FA" w:rsidP="00D462FA">
      <w:r>
        <w:lastRenderedPageBreak/>
        <w:t xml:space="preserve">SELECT </w:t>
      </w:r>
    </w:p>
    <w:p w14:paraId="5B959CE1" w14:textId="77777777" w:rsidR="00D462FA" w:rsidRDefault="00D462FA" w:rsidP="00D462FA">
      <w:r>
        <w:t xml:space="preserve">   pt.name,</w:t>
      </w:r>
    </w:p>
    <w:p w14:paraId="15B04705" w14:textId="77777777" w:rsidR="00D462FA" w:rsidRDefault="00D462FA" w:rsidP="00D462FA">
      <w:r>
        <w:t xml:space="preserve">    round(SUM(</w:t>
      </w:r>
      <w:proofErr w:type="spellStart"/>
      <w:r>
        <w:t>p.price</w:t>
      </w:r>
      <w:proofErr w:type="spellEnd"/>
      <w:r>
        <w:t xml:space="preserve"> * </w:t>
      </w:r>
      <w:proofErr w:type="spellStart"/>
      <w:r>
        <w:t>od.quantity</w:t>
      </w:r>
      <w:proofErr w:type="spellEnd"/>
      <w:r>
        <w:t xml:space="preserve">),0) AS </w:t>
      </w:r>
      <w:proofErr w:type="spellStart"/>
      <w:r>
        <w:t>TotalRevenue</w:t>
      </w:r>
      <w:proofErr w:type="spellEnd"/>
      <w:r>
        <w:t>,</w:t>
      </w:r>
    </w:p>
    <w:p w14:paraId="26A15825" w14:textId="77777777" w:rsidR="00D462FA" w:rsidRDefault="00D462FA" w:rsidP="00D462FA">
      <w:r>
        <w:t xml:space="preserve">    sum(</w:t>
      </w:r>
      <w:proofErr w:type="spellStart"/>
      <w:r>
        <w:t>od.quantity</w:t>
      </w:r>
      <w:proofErr w:type="spellEnd"/>
      <w:r>
        <w:t xml:space="preserve">) as </w:t>
      </w:r>
      <w:proofErr w:type="spellStart"/>
      <w:r>
        <w:t>totalqty</w:t>
      </w:r>
      <w:proofErr w:type="spellEnd"/>
    </w:p>
    <w:p w14:paraId="16BF484E" w14:textId="77777777" w:rsidR="00D462FA" w:rsidRDefault="00D462FA" w:rsidP="00D462FA">
      <w:r>
        <w:t>FROM</w:t>
      </w:r>
    </w:p>
    <w:p w14:paraId="4345890A" w14:textId="77777777" w:rsidR="00D462FA" w:rsidRDefault="00D462FA" w:rsidP="00D462FA">
      <w:r>
        <w:t xml:space="preserve">    pizzas p</w:t>
      </w:r>
    </w:p>
    <w:p w14:paraId="5DA72105" w14:textId="77777777" w:rsidR="00D462FA" w:rsidRDefault="00D462FA" w:rsidP="00D462FA">
      <w:r>
        <w:t xml:space="preserve">        JOIN</w:t>
      </w:r>
    </w:p>
    <w:p w14:paraId="6FAA953B" w14:textId="77777777" w:rsidR="00D462FA" w:rsidRDefault="00D462FA" w:rsidP="00D462FA">
      <w:r>
        <w:t xml:space="preserve">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7E2BDF28" w14:textId="77777777" w:rsidR="00D462FA" w:rsidRDefault="00D462FA" w:rsidP="00D462FA">
      <w:r>
        <w:t xml:space="preserve">        JOIN</w:t>
      </w:r>
    </w:p>
    <w:p w14:paraId="741D02EE" w14:textId="77777777" w:rsidR="00D462FA" w:rsidRDefault="00D462FA" w:rsidP="00D462FA">
      <w:r>
        <w:t xml:space="preserve">    </w:t>
      </w:r>
      <w:proofErr w:type="spellStart"/>
      <w:r>
        <w:t>pizza_types</w:t>
      </w:r>
      <w:proofErr w:type="spellEnd"/>
      <w:r>
        <w:t xml:space="preserve"> pt ON </w:t>
      </w:r>
      <w:proofErr w:type="spellStart"/>
      <w:r>
        <w:t>p.pizza_type_id</w:t>
      </w:r>
      <w:proofErr w:type="spellEnd"/>
      <w:r>
        <w:t xml:space="preserve"> = </w:t>
      </w:r>
      <w:proofErr w:type="spellStart"/>
      <w:r>
        <w:t>pt.pizza_type_id</w:t>
      </w:r>
      <w:proofErr w:type="spellEnd"/>
    </w:p>
    <w:p w14:paraId="180658FA" w14:textId="77777777" w:rsidR="00D462FA" w:rsidRDefault="00D462FA" w:rsidP="00D462FA">
      <w:r>
        <w:t>GROUP BY pt.name</w:t>
      </w:r>
    </w:p>
    <w:p w14:paraId="469033AE" w14:textId="77777777" w:rsidR="00D462FA" w:rsidRDefault="00D462FA" w:rsidP="00D462FA">
      <w:r>
        <w:t xml:space="preserve">ORDER BY </w:t>
      </w:r>
      <w:proofErr w:type="spellStart"/>
      <w:r>
        <w:t>TotalRevenue</w:t>
      </w:r>
      <w:proofErr w:type="spellEnd"/>
      <w:r>
        <w:t xml:space="preserve"> DESC</w:t>
      </w:r>
    </w:p>
    <w:p w14:paraId="6B262453" w14:textId="251B7148" w:rsidR="00D462FA" w:rsidRDefault="00D462FA" w:rsidP="00D462FA">
      <w:r>
        <w:t>LIMIT 1;</w:t>
      </w:r>
    </w:p>
    <w:p w14:paraId="203CB752" w14:textId="77777777" w:rsidR="004F180E" w:rsidRDefault="004F180E" w:rsidP="00D462FA"/>
    <w:p w14:paraId="55FB094E" w14:textId="512BFED8" w:rsidR="004F180E" w:rsidRDefault="004F180E" w:rsidP="00D462FA">
      <w:r w:rsidRPr="004F180E">
        <w:rPr>
          <w:noProof/>
        </w:rPr>
        <w:drawing>
          <wp:inline distT="0" distB="0" distL="0" distR="0" wp14:anchorId="388FDCA2" wp14:editId="02100F8B">
            <wp:extent cx="2895851" cy="381033"/>
            <wp:effectExtent l="0" t="0" r="0" b="0"/>
            <wp:docPr id="12486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7468" name=""/>
                    <pic:cNvPicPr/>
                  </pic:nvPicPr>
                  <pic:blipFill>
                    <a:blip r:embed="rId18"/>
                    <a:stretch>
                      <a:fillRect/>
                    </a:stretch>
                  </pic:blipFill>
                  <pic:spPr>
                    <a:xfrm>
                      <a:off x="0" y="0"/>
                      <a:ext cx="2895851" cy="381033"/>
                    </a:xfrm>
                    <a:prstGeom prst="rect">
                      <a:avLst/>
                    </a:prstGeom>
                  </pic:spPr>
                </pic:pic>
              </a:graphicData>
            </a:graphic>
          </wp:inline>
        </w:drawing>
      </w:r>
    </w:p>
    <w:p w14:paraId="6F5AB2A6" w14:textId="77777777" w:rsidR="0086764A" w:rsidRDefault="0086764A" w:rsidP="008929D1"/>
    <w:p w14:paraId="3621ACE0" w14:textId="77777777" w:rsidR="0086764A" w:rsidRDefault="0086764A" w:rsidP="008929D1"/>
    <w:p w14:paraId="3F7CDAEC" w14:textId="77777777" w:rsidR="0086764A" w:rsidRPr="0086764A" w:rsidRDefault="0086764A" w:rsidP="0086764A">
      <w:pPr>
        <w:rPr>
          <w:b/>
          <w:bCs/>
          <w:sz w:val="24"/>
          <w:szCs w:val="24"/>
        </w:rPr>
      </w:pPr>
      <w:proofErr w:type="spellStart"/>
      <w:r w:rsidRPr="0086764A">
        <w:rPr>
          <w:b/>
          <w:bCs/>
          <w:sz w:val="24"/>
          <w:szCs w:val="24"/>
        </w:rPr>
        <w:t>Analyze</w:t>
      </w:r>
      <w:proofErr w:type="spellEnd"/>
      <w:r w:rsidRPr="0086764A">
        <w:rPr>
          <w:b/>
          <w:bCs/>
          <w:sz w:val="24"/>
          <w:szCs w:val="24"/>
        </w:rPr>
        <w:t xml:space="preserve"> the cumulative revenue generated over time.</w:t>
      </w:r>
    </w:p>
    <w:p w14:paraId="33E76A79" w14:textId="77777777" w:rsidR="0086764A" w:rsidRDefault="0086764A" w:rsidP="0086764A">
      <w:r>
        <w:t xml:space="preserve">select </w:t>
      </w:r>
      <w:proofErr w:type="spellStart"/>
      <w:r>
        <w:t>order_date</w:t>
      </w:r>
      <w:proofErr w:type="spellEnd"/>
      <w:r>
        <w:t>,</w:t>
      </w:r>
    </w:p>
    <w:p w14:paraId="4FEC7C86" w14:textId="77777777" w:rsidR="0086764A" w:rsidRDefault="0086764A" w:rsidP="0086764A">
      <w:r>
        <w:t>sum(revenue) over(order by (</w:t>
      </w:r>
      <w:proofErr w:type="spellStart"/>
      <w:r>
        <w:t>order_date</w:t>
      </w:r>
      <w:proofErr w:type="spellEnd"/>
      <w:r>
        <w:t xml:space="preserve">)) as </w:t>
      </w:r>
      <w:proofErr w:type="spellStart"/>
      <w:r>
        <w:t>running_total</w:t>
      </w:r>
      <w:proofErr w:type="spellEnd"/>
    </w:p>
    <w:p w14:paraId="3E71EEFB" w14:textId="77777777" w:rsidR="0086764A" w:rsidRDefault="0086764A" w:rsidP="0086764A">
      <w:r>
        <w:t>from</w:t>
      </w:r>
    </w:p>
    <w:p w14:paraId="33E9E5E8" w14:textId="77777777" w:rsidR="0086764A" w:rsidRDefault="0086764A" w:rsidP="0086764A">
      <w:r>
        <w:t xml:space="preserve">(select </w:t>
      </w:r>
      <w:proofErr w:type="spellStart"/>
      <w:r>
        <w:t>o.order_date,sum</w:t>
      </w:r>
      <w:proofErr w:type="spellEnd"/>
      <w:r>
        <w:t>(</w:t>
      </w:r>
      <w:proofErr w:type="spellStart"/>
      <w:r>
        <w:t>p.price</w:t>
      </w:r>
      <w:proofErr w:type="spellEnd"/>
      <w:r>
        <w:t>*</w:t>
      </w:r>
      <w:proofErr w:type="spellStart"/>
      <w:r>
        <w:t>od.quantity</w:t>
      </w:r>
      <w:proofErr w:type="spellEnd"/>
      <w:r>
        <w:t>) as revenue</w:t>
      </w:r>
    </w:p>
    <w:p w14:paraId="2F25BD24" w14:textId="77777777" w:rsidR="0086764A" w:rsidRDefault="0086764A" w:rsidP="0086764A">
      <w:r>
        <w:t>from pizzas p</w:t>
      </w:r>
    </w:p>
    <w:p w14:paraId="55D5C8F9" w14:textId="77777777" w:rsidR="0086764A" w:rsidRDefault="0086764A" w:rsidP="0086764A">
      <w:r>
        <w:t xml:space="preserve">join </w:t>
      </w:r>
      <w:proofErr w:type="spellStart"/>
      <w:r>
        <w:t>order_details</w:t>
      </w:r>
      <w:proofErr w:type="spellEnd"/>
      <w:r>
        <w:t xml:space="preserve"> od ON </w:t>
      </w:r>
      <w:proofErr w:type="spellStart"/>
      <w:r>
        <w:t>p.pizza_id</w:t>
      </w:r>
      <w:proofErr w:type="spellEnd"/>
      <w:r>
        <w:t xml:space="preserve"> = </w:t>
      </w:r>
      <w:proofErr w:type="spellStart"/>
      <w:r>
        <w:t>od.pizza_id</w:t>
      </w:r>
      <w:proofErr w:type="spellEnd"/>
    </w:p>
    <w:p w14:paraId="058BC975" w14:textId="77777777" w:rsidR="0086764A" w:rsidRDefault="0086764A" w:rsidP="0086764A">
      <w:r>
        <w:t xml:space="preserve">join orders o on </w:t>
      </w:r>
      <w:proofErr w:type="spellStart"/>
      <w:r>
        <w:t>od.order_id</w:t>
      </w:r>
      <w:proofErr w:type="spellEnd"/>
      <w:r>
        <w:t>=</w:t>
      </w:r>
      <w:proofErr w:type="spellStart"/>
      <w:r>
        <w:t>o.order_id</w:t>
      </w:r>
      <w:proofErr w:type="spellEnd"/>
    </w:p>
    <w:p w14:paraId="0C51BC69" w14:textId="5EBC4E8A" w:rsidR="0086764A" w:rsidRDefault="0086764A" w:rsidP="0086764A">
      <w:r>
        <w:t xml:space="preserve">group by </w:t>
      </w:r>
      <w:proofErr w:type="spellStart"/>
      <w:r>
        <w:t>o.order_date</w:t>
      </w:r>
      <w:proofErr w:type="spellEnd"/>
      <w:r>
        <w:t xml:space="preserve">) as </w:t>
      </w:r>
      <w:proofErr w:type="spellStart"/>
      <w:r>
        <w:t>total_sales</w:t>
      </w:r>
      <w:proofErr w:type="spellEnd"/>
    </w:p>
    <w:p w14:paraId="05D52202" w14:textId="77777777" w:rsidR="00160136" w:rsidRDefault="00160136" w:rsidP="0086764A"/>
    <w:p w14:paraId="2AEFEB1A" w14:textId="514B7AAE" w:rsidR="00160136" w:rsidRPr="00CE6F10" w:rsidRDefault="00963EDA" w:rsidP="0086764A">
      <w:r w:rsidRPr="00160136">
        <w:rPr>
          <w:noProof/>
        </w:rPr>
        <w:lastRenderedPageBreak/>
        <w:drawing>
          <wp:inline distT="0" distB="0" distL="0" distR="0" wp14:anchorId="57AE342F" wp14:editId="5114DA25">
            <wp:extent cx="2187130" cy="2933954"/>
            <wp:effectExtent l="0" t="0" r="3810" b="0"/>
            <wp:docPr id="18931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49118" name=""/>
                    <pic:cNvPicPr/>
                  </pic:nvPicPr>
                  <pic:blipFill>
                    <a:blip r:embed="rId20"/>
                    <a:stretch>
                      <a:fillRect/>
                    </a:stretch>
                  </pic:blipFill>
                  <pic:spPr>
                    <a:xfrm>
                      <a:off x="0" y="0"/>
                      <a:ext cx="2187130" cy="2933954"/>
                    </a:xfrm>
                    <a:prstGeom prst="rect">
                      <a:avLst/>
                    </a:prstGeom>
                  </pic:spPr>
                </pic:pic>
              </a:graphicData>
            </a:graphic>
          </wp:inline>
        </w:drawing>
      </w:r>
    </w:p>
    <w:sectPr w:rsidR="00160136" w:rsidRPr="00CE6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B391C"/>
    <w:multiLevelType w:val="multilevel"/>
    <w:tmpl w:val="2B4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16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10"/>
    <w:rsid w:val="00005273"/>
    <w:rsid w:val="0002005F"/>
    <w:rsid w:val="000208CD"/>
    <w:rsid w:val="000457D3"/>
    <w:rsid w:val="00105FC1"/>
    <w:rsid w:val="00114D0D"/>
    <w:rsid w:val="001261CC"/>
    <w:rsid w:val="00147EF9"/>
    <w:rsid w:val="001503A9"/>
    <w:rsid w:val="00160136"/>
    <w:rsid w:val="00177850"/>
    <w:rsid w:val="001E3C6F"/>
    <w:rsid w:val="00271ECC"/>
    <w:rsid w:val="00280FE8"/>
    <w:rsid w:val="002858BA"/>
    <w:rsid w:val="0030082F"/>
    <w:rsid w:val="0036263F"/>
    <w:rsid w:val="003B40F7"/>
    <w:rsid w:val="00416CD4"/>
    <w:rsid w:val="004933B9"/>
    <w:rsid w:val="004F180E"/>
    <w:rsid w:val="00516C11"/>
    <w:rsid w:val="0056012C"/>
    <w:rsid w:val="00564C64"/>
    <w:rsid w:val="005B56C7"/>
    <w:rsid w:val="00683B7A"/>
    <w:rsid w:val="006E76B6"/>
    <w:rsid w:val="006F1404"/>
    <w:rsid w:val="007252FD"/>
    <w:rsid w:val="00743852"/>
    <w:rsid w:val="00750BC9"/>
    <w:rsid w:val="007B1E76"/>
    <w:rsid w:val="00817851"/>
    <w:rsid w:val="00821DB4"/>
    <w:rsid w:val="008222FF"/>
    <w:rsid w:val="00827932"/>
    <w:rsid w:val="0086764A"/>
    <w:rsid w:val="008929D1"/>
    <w:rsid w:val="008A79E9"/>
    <w:rsid w:val="008E2277"/>
    <w:rsid w:val="008F066F"/>
    <w:rsid w:val="0091491E"/>
    <w:rsid w:val="00921A3F"/>
    <w:rsid w:val="009337D9"/>
    <w:rsid w:val="00963EDA"/>
    <w:rsid w:val="00971624"/>
    <w:rsid w:val="009D3F12"/>
    <w:rsid w:val="00A15588"/>
    <w:rsid w:val="00A60337"/>
    <w:rsid w:val="00A71068"/>
    <w:rsid w:val="00B073D1"/>
    <w:rsid w:val="00B205F5"/>
    <w:rsid w:val="00B54254"/>
    <w:rsid w:val="00B71CFA"/>
    <w:rsid w:val="00B85C1F"/>
    <w:rsid w:val="00BA0E6D"/>
    <w:rsid w:val="00BD71A7"/>
    <w:rsid w:val="00BF3C27"/>
    <w:rsid w:val="00C56B57"/>
    <w:rsid w:val="00CA4FEF"/>
    <w:rsid w:val="00CA693C"/>
    <w:rsid w:val="00CB0FF6"/>
    <w:rsid w:val="00CD500F"/>
    <w:rsid w:val="00CE6F10"/>
    <w:rsid w:val="00D23981"/>
    <w:rsid w:val="00D263AA"/>
    <w:rsid w:val="00D377D5"/>
    <w:rsid w:val="00D37FA4"/>
    <w:rsid w:val="00D462FA"/>
    <w:rsid w:val="00E00FBD"/>
    <w:rsid w:val="00E55470"/>
    <w:rsid w:val="00E83FBF"/>
    <w:rsid w:val="00EE18D2"/>
    <w:rsid w:val="00F517AE"/>
    <w:rsid w:val="00F9682C"/>
    <w:rsid w:val="00F975FA"/>
    <w:rsid w:val="00FB0297"/>
    <w:rsid w:val="00FF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AA55"/>
  <w15:chartTrackingRefBased/>
  <w15:docId w15:val="{71CD8666-ABEA-4290-AAE4-795C0B32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F10"/>
    <w:rPr>
      <w:rFonts w:eastAsiaTheme="majorEastAsia" w:cstheme="majorBidi"/>
      <w:color w:val="272727" w:themeColor="text1" w:themeTint="D8"/>
    </w:rPr>
  </w:style>
  <w:style w:type="paragraph" w:styleId="Title">
    <w:name w:val="Title"/>
    <w:basedOn w:val="Normal"/>
    <w:next w:val="Normal"/>
    <w:link w:val="TitleChar"/>
    <w:uiPriority w:val="10"/>
    <w:qFormat/>
    <w:rsid w:val="00CE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F10"/>
    <w:pPr>
      <w:spacing w:before="160"/>
      <w:jc w:val="center"/>
    </w:pPr>
    <w:rPr>
      <w:i/>
      <w:iCs/>
      <w:color w:val="404040" w:themeColor="text1" w:themeTint="BF"/>
    </w:rPr>
  </w:style>
  <w:style w:type="character" w:customStyle="1" w:styleId="QuoteChar">
    <w:name w:val="Quote Char"/>
    <w:basedOn w:val="DefaultParagraphFont"/>
    <w:link w:val="Quote"/>
    <w:uiPriority w:val="29"/>
    <w:rsid w:val="00CE6F10"/>
    <w:rPr>
      <w:i/>
      <w:iCs/>
      <w:color w:val="404040" w:themeColor="text1" w:themeTint="BF"/>
    </w:rPr>
  </w:style>
  <w:style w:type="paragraph" w:styleId="ListParagraph">
    <w:name w:val="List Paragraph"/>
    <w:basedOn w:val="Normal"/>
    <w:uiPriority w:val="34"/>
    <w:qFormat/>
    <w:rsid w:val="00CE6F10"/>
    <w:pPr>
      <w:ind w:left="720"/>
      <w:contextualSpacing/>
    </w:pPr>
  </w:style>
  <w:style w:type="character" w:styleId="IntenseEmphasis">
    <w:name w:val="Intense Emphasis"/>
    <w:basedOn w:val="DefaultParagraphFont"/>
    <w:uiPriority w:val="21"/>
    <w:qFormat/>
    <w:rsid w:val="00CE6F10"/>
    <w:rPr>
      <w:i/>
      <w:iCs/>
      <w:color w:val="2F5496" w:themeColor="accent1" w:themeShade="BF"/>
    </w:rPr>
  </w:style>
  <w:style w:type="paragraph" w:styleId="IntenseQuote">
    <w:name w:val="Intense Quote"/>
    <w:basedOn w:val="Normal"/>
    <w:next w:val="Normal"/>
    <w:link w:val="IntenseQuoteChar"/>
    <w:uiPriority w:val="30"/>
    <w:qFormat/>
    <w:rsid w:val="00CE6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F10"/>
    <w:rPr>
      <w:i/>
      <w:iCs/>
      <w:color w:val="2F5496" w:themeColor="accent1" w:themeShade="BF"/>
    </w:rPr>
  </w:style>
  <w:style w:type="character" w:styleId="IntenseReference">
    <w:name w:val="Intense Reference"/>
    <w:basedOn w:val="DefaultParagraphFont"/>
    <w:uiPriority w:val="32"/>
    <w:qFormat/>
    <w:rsid w:val="00CE6F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24034">
      <w:bodyDiv w:val="1"/>
      <w:marLeft w:val="0"/>
      <w:marRight w:val="0"/>
      <w:marTop w:val="0"/>
      <w:marBottom w:val="0"/>
      <w:divBdr>
        <w:top w:val="none" w:sz="0" w:space="0" w:color="auto"/>
        <w:left w:val="none" w:sz="0" w:space="0" w:color="auto"/>
        <w:bottom w:val="none" w:sz="0" w:space="0" w:color="auto"/>
        <w:right w:val="none" w:sz="0" w:space="0" w:color="auto"/>
      </w:divBdr>
    </w:div>
    <w:div w:id="923303076">
      <w:bodyDiv w:val="1"/>
      <w:marLeft w:val="0"/>
      <w:marRight w:val="0"/>
      <w:marTop w:val="0"/>
      <w:marBottom w:val="0"/>
      <w:divBdr>
        <w:top w:val="none" w:sz="0" w:space="0" w:color="auto"/>
        <w:left w:val="none" w:sz="0" w:space="0" w:color="auto"/>
        <w:bottom w:val="none" w:sz="0" w:space="0" w:color="auto"/>
        <w:right w:val="none" w:sz="0" w:space="0" w:color="auto"/>
      </w:divBdr>
    </w:div>
    <w:div w:id="1063335947">
      <w:bodyDiv w:val="1"/>
      <w:marLeft w:val="0"/>
      <w:marRight w:val="0"/>
      <w:marTop w:val="0"/>
      <w:marBottom w:val="0"/>
      <w:divBdr>
        <w:top w:val="none" w:sz="0" w:space="0" w:color="auto"/>
        <w:left w:val="none" w:sz="0" w:space="0" w:color="auto"/>
        <w:bottom w:val="none" w:sz="0" w:space="0" w:color="auto"/>
        <w:right w:val="none" w:sz="0" w:space="0" w:color="auto"/>
      </w:divBdr>
    </w:div>
    <w:div w:id="1173448463">
      <w:bodyDiv w:val="1"/>
      <w:marLeft w:val="0"/>
      <w:marRight w:val="0"/>
      <w:marTop w:val="0"/>
      <w:marBottom w:val="0"/>
      <w:divBdr>
        <w:top w:val="none" w:sz="0" w:space="0" w:color="auto"/>
        <w:left w:val="none" w:sz="0" w:space="0" w:color="auto"/>
        <w:bottom w:val="none" w:sz="0" w:space="0" w:color="auto"/>
        <w:right w:val="none" w:sz="0" w:space="0" w:color="auto"/>
      </w:divBdr>
    </w:div>
    <w:div w:id="1616718835">
      <w:bodyDiv w:val="1"/>
      <w:marLeft w:val="0"/>
      <w:marRight w:val="0"/>
      <w:marTop w:val="0"/>
      <w:marBottom w:val="0"/>
      <w:divBdr>
        <w:top w:val="none" w:sz="0" w:space="0" w:color="auto"/>
        <w:left w:val="none" w:sz="0" w:space="0" w:color="auto"/>
        <w:bottom w:val="none" w:sz="0" w:space="0" w:color="auto"/>
        <w:right w:val="none" w:sz="0" w:space="0" w:color="auto"/>
      </w:divBdr>
    </w:div>
    <w:div w:id="185244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10</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Rajgure</dc:creator>
  <cp:keywords/>
  <dc:description/>
  <cp:lastModifiedBy>Sonali Rajgure</cp:lastModifiedBy>
  <cp:revision>78</cp:revision>
  <dcterms:created xsi:type="dcterms:W3CDTF">2025-06-16T10:43:00Z</dcterms:created>
  <dcterms:modified xsi:type="dcterms:W3CDTF">2025-12-24T09:46:00Z</dcterms:modified>
</cp:coreProperties>
</file>